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Plotting a Binary Outcome</w:t>
        </w:r>
      </w:ins>
    </w:p>
    <w:p>
      <w:pPr>
        <w:pStyle w:val="Date"/>
      </w:pPr>
      <w:ins w:id="2" w:author="PR Preview" w:date="2026-01-01T00:00:00Z">
        <w:r>
          <w:t xml:space="preserve">Last modified: 2026-10-19 02:07:24 (PDT)</w:t>
        </w:r>
      </w:ins>
    </w:p>
    <w:bookmarkStart w:id="9" w:name="why-a-scatterplot-fails"/>
    <w:p>
      <w:pPr>
        <w:pStyle w:val="Heading2"/>
      </w:pPr>
      <w:ins w:id="3" w:author="PR Preview" w:date="2026-01-01T00:00:00Z">
        <w:r>
          <w:t xml:space="preserve">0.1 Why a scatterplot fails</w:t>
        </w:r>
      </w:ins>
    </w:p>
    <w:p>
      <w:pPr>
        <w:pStyle w:val="FirstParagraph"/>
      </w:pPr>
      <w:ins w:id="4" w:author="PR Preview" w:date="2026-01-01T00:00:00Z">
        <w:r>
          <w:t xml:space="preserve">An outcome that takes only the values 0 and 1 puts every point of a scatterplot on one of two horizontal stripes.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Dots on the same stripe overlap wherever the feature takes similar values, so the plot hides how many observations there are.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Two plots avoid this: a rug and a pair of histograms.</w:t>
        </w:r>
      </w:ins>
    </w:p>
    <w:p>
      <w:pPr>
        <w:pStyle w:val="BodyText"/>
      </w:pPr>
      <w:ins w:id="9" w:author="PR Preview" w:date="2026-01-01T00:00:00Z">
        <w:r>
          <w:t xml:space="preserve">The examples use the Western Collaborative Group Study, which followed 3154 middle-aged men for coronary heart disease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(Rosenman et al. 1975)</w:t>
        </w:r>
      </w:ins>
      <w:ins w:id="12" w:author="PR Preview" w:date="2026-01-01T00:00:00Z">
        <w:r>
          <w:t xml:space="preserve">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In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rPr>
            <w:rStyle w:val="VerbatimChar"/>
          </w:rPr>
          <w:t xml:space="preserve">data/wcgs.csv</w:t>
        </w:r>
      </w:ins>
      <w:ins w:id="17" w:author="PR Preview" w:date="2026-01-01T00:00:00Z">
        <w:r>
          <w:t xml:space="preserve">, the outcome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rStyle w:val="VerbatimChar"/>
          </w:rPr>
          <w:t xml:space="preserve">chd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is 1 for a man with an incident case and 0 for a man without one.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 feature is his body mass index,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rStyle w:val="VerbatimChar"/>
          </w:rPr>
          <w:t xml:space="preserve">bmi</w:t>
        </w:r>
      </w:ins>
      <w:ins w:id="26" w:author="PR Preview" w:date="2026-01-01T00:00:00Z">
        <w:r>
          <w:t xml:space="preserve">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Each plot also shows the line fitted to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rStyle w:val="VerbatimChar"/>
          </w:rPr>
          <w:t xml:space="preserve">chd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by least squares on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rStyle w:val="VerbatimChar"/>
          </w:rPr>
          <w:t xml:space="preserve">bmi</w:t>
        </w:r>
      </w:ins>
      <w:ins w:id="35" w:author="PR Preview" w:date="2026-01-01T00:00:00Z">
        <w:r>
          <w:t xml:space="preserve">.</w:t>
        </w:r>
      </w:ins>
    </w:p>
    <w:p>
      <w:pPr>
        <w:pStyle w:val="Heading3"/>
      </w:pPr>
      <w:ins w:id="36" w:author="PR Preview" w:date="2026-01-01T00:00:00Z">
        <w:r>
          <w:t xml:space="preserve">R</w:t>
        </w:r>
      </w:ins>
    </w:p>
    <w:p>
      <w:pPr>
        <w:pStyle w:val="SourceCode"/>
      </w:pPr>
      <w:ins w:id="37" w:author="PR Preview" w:date="2026-01-01T00:00:00Z">
        <w:r>
          <w:rPr>
            <w:rStyle w:val="NormalTok"/>
          </w:rPr>
          <w:t xml:space="preserve">wcgs </w:t>
        </w:r>
      </w:ins>
      <w:ins w:id="38" w:author="PR Preview" w:date="2026-01-01T00:00:00Z">
        <w:r>
          <w:rPr>
            <w:rStyle w:val="OtherTok"/>
          </w:rPr>
          <w:t xml:space="preserve">&lt;-</w:t>
        </w:r>
      </w:ins>
      <w:ins w:id="39" w:author="PR Preview" w:date="2026-01-01T00:00:00Z">
        <w:r>
          <w:rPr>
            <w:rStyle w:val="NormalTok"/>
          </w:rPr>
          <w:t xml:space="preserve"> readr</w:t>
        </w:r>
      </w:ins>
      <w:ins w:id="40" w:author="PR Preview" w:date="2026-01-01T00:00:00Z">
        <w:r>
          <w:rPr>
            <w:rStyle w:val="SpecialCharTok"/>
          </w:rPr>
          <w:t xml:space="preserve">::</w:t>
        </w:r>
      </w:ins>
      <w:ins w:id="41" w:author="PR Preview" w:date="2026-01-01T00:00:00Z">
        <w:r>
          <w:rPr>
            <w:rStyle w:val="FunctionTok"/>
          </w:rPr>
          <w:t xml:space="preserve">read_csv</w:t>
        </w:r>
      </w:ins>
      <w:ins w:id="42" w:author="PR Preview" w:date="2026-01-01T00:00:00Z">
        <w:r>
          <w:rPr>
            <w:rStyle w:val="NormalTok"/>
          </w:rPr>
          <w:t xml:space="preserve">(</w:t>
        </w:r>
      </w:ins>
      <w:ins w:id="43" w:author="PR Preview" w:date="2026-01-01T00:00:00Z">
        <w:r>
          <w:rPr>
            <w:rStyle w:val="StringTok"/>
          </w:rPr>
          <w:t xml:space="preserve">"data/wcgs.csv"</w:t>
        </w:r>
      </w:ins>
      <w:ins w:id="44" w:author="PR Preview" w:date="2026-01-01T00:00:00Z">
        <w:r>
          <w:rPr>
            <w:rStyle w:val="NormalTok"/>
          </w:rPr>
          <w:t xml:space="preserve">, </w:t>
        </w:r>
      </w:ins>
      <w:ins w:id="45" w:author="PR Preview" w:date="2026-01-01T00:00:00Z">
        <w:r>
          <w:rPr>
            <w:rStyle w:val="AttributeTok"/>
          </w:rPr>
          <w:t xml:space="preserve">show_col_types =</w:t>
        </w:r>
      </w:ins>
      <w:ins w:id="46" w:author="PR Preview" w:date="2026-01-01T00:00:00Z">
        <w:r>
          <w:rPr>
            <w:rStyle w:val="NormalTok"/>
          </w:rPr>
          <w:t xml:space="preserve"> </w:t>
        </w:r>
      </w:ins>
      <w:ins w:id="47" w:author="PR Preview" w:date="2026-01-01T00:00:00Z">
        <w:r>
          <w:rPr>
            <w:rStyle w:val="ConstantTok"/>
          </w:rPr>
          <w:t xml:space="preserve">FALSE</w:t>
        </w:r>
      </w:ins>
      <w:ins w:id="48" w:author="PR Preview" w:date="2026-01-01T00:00:00Z">
        <w:r>
          <w:rPr>
            <w:rStyle w:val="NormalTok"/>
          </w:rPr>
          <w:t xml:space="preserve">)</w:t>
        </w:r>
      </w:ins>
      <w:ins w:id="49" w:author="PR Preview" w:date="2026-01-01T00:00:00Z">
        <w:r>
          <w:br/>
        </w:r>
      </w:ins>
      <w:ins w:id="50" w:author="PR Preview" w:date="2026-01-01T00:00:00Z">
        <w:r>
          <w:rPr>
            <w:rStyle w:val="NormalTok"/>
          </w:rPr>
          <w:t xml:space="preserve">fit_bmi </w:t>
        </w:r>
      </w:ins>
      <w:ins w:id="51" w:author="PR Preview" w:date="2026-01-01T00:00:00Z">
        <w:r>
          <w:rPr>
            <w:rStyle w:val="OtherTok"/>
          </w:rPr>
          <w:t xml:space="preserve">&lt;-</w:t>
        </w:r>
      </w:ins>
      <w:ins w:id="52" w:author="PR Preview" w:date="2026-01-01T00:00:00Z">
        <w:r>
          <w:rPr>
            <w:rStyle w:val="NormalTok"/>
          </w:rPr>
          <w:t xml:space="preserve"> </w:t>
        </w:r>
      </w:ins>
      <w:ins w:id="53" w:author="PR Preview" w:date="2026-01-01T00:00:00Z">
        <w:r>
          <w:rPr>
            <w:rStyle w:val="FunctionTok"/>
          </w:rPr>
          <w:t xml:space="preserve">lm</w:t>
        </w:r>
      </w:ins>
      <w:ins w:id="54" w:author="PR Preview" w:date="2026-01-01T00:00:00Z">
        <w:r>
          <w:rPr>
            <w:rStyle w:val="NormalTok"/>
          </w:rPr>
          <w:t xml:space="preserve">(chd </w:t>
        </w:r>
      </w:ins>
      <w:ins w:id="55" w:author="PR Preview" w:date="2026-01-01T00:00:00Z">
        <w:r>
          <w:rPr>
            <w:rStyle w:val="SpecialCharTok"/>
          </w:rPr>
          <w:t xml:space="preserve">~</w:t>
        </w:r>
      </w:ins>
      <w:ins w:id="56" w:author="PR Preview" w:date="2026-01-01T00:00:00Z">
        <w:r>
          <w:rPr>
            <w:rStyle w:val="NormalTok"/>
          </w:rPr>
          <w:t xml:space="preserve"> bmi, </w:t>
        </w:r>
      </w:ins>
      <w:ins w:id="57" w:author="PR Preview" w:date="2026-01-01T00:00:00Z">
        <w:r>
          <w:rPr>
            <w:rStyle w:val="AttributeTok"/>
          </w:rPr>
          <w:t xml:space="preserve">data =</w:t>
        </w:r>
      </w:ins>
      <w:ins w:id="58" w:author="PR Preview" w:date="2026-01-01T00:00:00Z">
        <w:r>
          <w:rPr>
            <w:rStyle w:val="NormalTok"/>
          </w:rPr>
          <w:t xml:space="preserve"> wcgs)</w:t>
        </w:r>
      </w:ins>
    </w:p>
    <w:p>
      <w:pPr>
        <w:pStyle w:val="Heading3"/>
      </w:pPr>
      <w:ins w:id="59" w:author="PR Preview" w:date="2026-01-01T00:00:00Z">
        <w:r>
          <w:t xml:space="preserve">Python</w:t>
        </w:r>
      </w:ins>
    </w:p>
    <w:p>
      <w:pPr>
        <w:pStyle w:val="SourceCode"/>
      </w:pPr>
      <w:ins w:id="60" w:author="PR Preview" w:date="2026-01-01T00:00:00Z">
        <w:r>
          <w:rPr>
            <w:rStyle w:val="ImportTok"/>
          </w:rPr>
          <w:t xml:space="preserve">import</w:t>
        </w:r>
      </w:ins>
      <w:ins w:id="61" w:author="PR Preview" w:date="2026-01-01T00:00:00Z">
        <w:r>
          <w:rPr>
            <w:rStyle w:val="NormalTok"/>
          </w:rPr>
          <w:t xml:space="preserve"> numpy </w:t>
        </w:r>
      </w:ins>
      <w:ins w:id="62" w:author="PR Preview" w:date="2026-01-01T00:00:00Z">
        <w:r>
          <w:rPr>
            <w:rStyle w:val="ImportTok"/>
          </w:rPr>
          <w:t xml:space="preserve">as</w:t>
        </w:r>
      </w:ins>
      <w:ins w:id="63" w:author="PR Preview" w:date="2026-01-01T00:00:00Z">
        <w:r>
          <w:rPr>
            <w:rStyle w:val="NormalTok"/>
          </w:rPr>
          <w:t xml:space="preserve"> np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ImportTok"/>
          </w:rPr>
          <w:t xml:space="preserve">import</w:t>
        </w:r>
      </w:ins>
      <w:ins w:id="66" w:author="PR Preview" w:date="2026-01-01T00:00:00Z">
        <w:r>
          <w:rPr>
            <w:rStyle w:val="NormalTok"/>
          </w:rPr>
          <w:t xml:space="preserve"> pandas </w:t>
        </w:r>
      </w:ins>
      <w:ins w:id="67" w:author="PR Preview" w:date="2026-01-01T00:00:00Z">
        <w:r>
          <w:rPr>
            <w:rStyle w:val="ImportTok"/>
          </w:rPr>
          <w:t xml:space="preserve">as</w:t>
        </w:r>
      </w:ins>
      <w:ins w:id="68" w:author="PR Preview" w:date="2026-01-01T00:00:00Z">
        <w:r>
          <w:rPr>
            <w:rStyle w:val="NormalTok"/>
          </w:rPr>
          <w:t xml:space="preserve"> pd</w:t>
        </w:r>
      </w:ins>
      <w:ins w:id="69" w:author="PR Preview" w:date="2026-01-01T00:00:00Z">
        <w:r>
          <w:br/>
        </w:r>
      </w:ins>
      <w:ins w:id="70" w:author="PR Preview" w:date="2026-01-01T00:00:00Z">
        <w:r>
          <w:br/>
        </w:r>
      </w:ins>
      <w:ins w:id="71" w:author="PR Preview" w:date="2026-01-01T00:00:00Z">
        <w:r>
          <w:rPr>
            <w:rStyle w:val="NormalTok"/>
          </w:rPr>
          <w:t xml:space="preserve">wcgs </w:t>
        </w:r>
      </w:ins>
      <w:ins w:id="72" w:author="PR Preview" w:date="2026-01-01T00:00:00Z">
        <w:r>
          <w:rPr>
            <w:rStyle w:val="OperatorTok"/>
          </w:rPr>
          <w:t xml:space="preserve">=</w:t>
        </w:r>
      </w:ins>
      <w:ins w:id="73" w:author="PR Preview" w:date="2026-01-01T00:00:00Z">
        <w:r>
          <w:rPr>
            <w:rStyle w:val="NormalTok"/>
          </w:rPr>
          <w:t xml:space="preserve"> pd.read_csv(</w:t>
        </w:r>
      </w:ins>
      <w:ins w:id="74" w:author="PR Preview" w:date="2026-01-01T00:00:00Z">
        <w:r>
          <w:rPr>
            <w:rStyle w:val="StringTok"/>
          </w:rPr>
          <w:t xml:space="preserve">"data/wcgs.csv"</w:t>
        </w:r>
      </w:ins>
      <w:ins w:id="75" w:author="PR Preview" w:date="2026-01-01T00:00:00Z">
        <w:r>
          <w:rPr>
            <w:rStyle w:val="NormalTok"/>
          </w:rPr>
          <w:t xml:space="preserve">)</w:t>
        </w:r>
      </w:ins>
      <w:ins w:id="76" w:author="PR Preview" w:date="2026-01-01T00:00:00Z">
        <w:r>
          <w:br/>
        </w:r>
      </w:ins>
      <w:ins w:id="77" w:author="PR Preview" w:date="2026-01-01T00:00:00Z">
        <w:r>
          <w:rPr>
            <w:rStyle w:val="NormalTok"/>
          </w:rPr>
          <w:t xml:space="preserve">slope, intercept </w:t>
        </w:r>
      </w:ins>
      <w:ins w:id="78" w:author="PR Preview" w:date="2026-01-01T00:00:00Z">
        <w:r>
          <w:rPr>
            <w:rStyle w:val="OperatorTok"/>
          </w:rPr>
          <w:t xml:space="preserve">=</w:t>
        </w:r>
      </w:ins>
      <w:ins w:id="79" w:author="PR Preview" w:date="2026-01-01T00:00:00Z">
        <w:r>
          <w:rPr>
            <w:rStyle w:val="NormalTok"/>
          </w:rPr>
          <w:t xml:space="preserve"> np.polyfit(wcgs[</w:t>
        </w:r>
      </w:ins>
      <w:ins w:id="80" w:author="PR Preview" w:date="2026-01-01T00:00:00Z">
        <w:r>
          <w:rPr>
            <w:rStyle w:val="StringTok"/>
          </w:rPr>
          <w:t xml:space="preserve">"bmi"</w:t>
        </w:r>
      </w:ins>
      <w:ins w:id="81" w:author="PR Preview" w:date="2026-01-01T00:00:00Z">
        <w:r>
          <w:rPr>
            <w:rStyle w:val="NormalTok"/>
          </w:rPr>
          <w:t xml:space="preserve">], wcgs[</w:t>
        </w:r>
      </w:ins>
      <w:ins w:id="82" w:author="PR Preview" w:date="2026-01-01T00:00:00Z">
        <w:r>
          <w:rPr>
            <w:rStyle w:val="StringTok"/>
          </w:rPr>
          <w:t xml:space="preserve">"chd"</w:t>
        </w:r>
      </w:ins>
      <w:ins w:id="83" w:author="PR Preview" w:date="2026-01-01T00:00:00Z">
        <w:r>
          <w:rPr>
            <w:rStyle w:val="NormalTok"/>
          </w:rPr>
          <w:t xml:space="preserve">], </w:t>
        </w:r>
      </w:ins>
      <w:ins w:id="84" w:author="PR Preview" w:date="2026-01-01T00:00:00Z">
        <w:r>
          <w:rPr>
            <w:rStyle w:val="DecValTok"/>
          </w:rPr>
          <w:t xml:space="preserve">1</w:t>
        </w:r>
      </w:ins>
      <w:ins w:id="85" w:author="PR Preview" w:date="2026-01-01T00:00:00Z">
        <w:r>
          <w:rPr>
            <w:rStyle w:val="NormalTok"/>
          </w:rPr>
          <w:t xml:space="preserve">)</w:t>
        </w:r>
      </w:ins>
      <w:ins w:id="86" w:author="PR Preview" w:date="2026-01-01T00:00:00Z">
        <w:r>
          <w:br/>
        </w:r>
      </w:ins>
      <w:ins w:id="87" w:author="PR Preview" w:date="2026-01-01T00:00:00Z">
        <w:r>
          <w:rPr>
            <w:rStyle w:val="NormalTok"/>
          </w:rPr>
          <w:t xml:space="preserve">fitted_bmi </w:t>
        </w:r>
      </w:ins>
      <w:ins w:id="88" w:author="PR Preview" w:date="2026-01-01T00:00:00Z">
        <w:r>
          <w:rPr>
            <w:rStyle w:val="OperatorTok"/>
          </w:rPr>
          <w:t xml:space="preserve">=</w:t>
        </w:r>
      </w:ins>
      <w:ins w:id="89" w:author="PR Preview" w:date="2026-01-01T00:00:00Z">
        <w:r>
          <w:rPr>
            <w:rStyle w:val="NormalTok"/>
          </w:rPr>
          <w:t xml:space="preserve"> intercept </w:t>
        </w:r>
      </w:ins>
      <w:ins w:id="90" w:author="PR Preview" w:date="2026-01-01T00:00:00Z">
        <w:r>
          <w:rPr>
            <w:rStyle w:val="OperatorTok"/>
          </w:rPr>
          <w:t xml:space="preserve">+</w:t>
        </w:r>
      </w:ins>
      <w:ins w:id="91" w:author="PR Preview" w:date="2026-01-01T00:00:00Z">
        <w:r>
          <w:rPr>
            <w:rStyle w:val="NormalTok"/>
          </w:rPr>
          <w:t xml:space="preserve"> slope </w:t>
        </w:r>
      </w:ins>
      <w:ins w:id="92" w:author="PR Preview" w:date="2026-01-01T00:00:00Z">
        <w:r>
          <w:rPr>
            <w:rStyle w:val="OperatorTok"/>
          </w:rPr>
          <w:t xml:space="preserve">*</w:t>
        </w:r>
      </w:ins>
      <w:ins w:id="93" w:author="PR Preview" w:date="2026-01-01T00:00:00Z">
        <w:r>
          <w:rPr>
            <w:rStyle w:val="NormalTok"/>
          </w:rPr>
          <w:t xml:space="preserve"> wcgs[</w:t>
        </w:r>
      </w:ins>
      <w:ins w:id="94" w:author="PR Preview" w:date="2026-01-01T00:00:00Z">
        <w:r>
          <w:rPr>
            <w:rStyle w:val="StringTok"/>
          </w:rPr>
          <w:t xml:space="preserve">"bmi"</w:t>
        </w:r>
      </w:ins>
      <w:ins w:id="95" w:author="PR Preview" w:date="2026-01-01T00:00:00Z">
        <w:r>
          <w:rPr>
            <w:rStyle w:val="NormalTok"/>
          </w:rPr>
          <w:t xml:space="preserve">]</w:t>
        </w:r>
      </w:ins>
    </w:p>
    <w:bookmarkEnd w:id="9"/>
    <w:bookmarkStart w:id="17" w:name="a-rug"/>
    <w:p>
      <w:pPr>
        <w:pStyle w:val="Heading2"/>
      </w:pPr>
      <w:ins w:id="96" w:author="PR Preview" w:date="2026-01-01T00:00:00Z">
        <w:r>
          <w:t xml:space="preserve">0.2 A rug</w:t>
        </w:r>
      </w:ins>
    </w:p>
    <w:bookmarkStart w:id="16" w:name="exm-rug-plot"/>
    <w:p>
      <w:pPr>
        <w:pStyle w:val="FirstParagraph"/>
      </w:pPr>
      <w:ins w:id="97" w:author="PR Preview" w:date="2026-01-01T00:00:00Z">
        <w:r>
          <w:rPr>
            <w:b/>
            <w:bCs/>
          </w:rPr>
          <w:t xml:space="preserve">Example 1 (A rug of the WCGS outcome)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 rug draws one tick per observation along an axis.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Draw the men with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rPr>
            <w:rStyle w:val="VerbatimChar"/>
          </w:rPr>
          <w:t xml:space="preserve">chd</w:t>
        </w:r>
      </w:ins>
      <w:ins w:id="104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  <m:r>
          <m:t>0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along the bottom edge and the men with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rStyle w:val="VerbatimChar"/>
          </w:rPr>
          <w:t xml:space="preserve">chd</w:t>
        </w:r>
      </w:ins>
      <w:ins w:id="109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  <m:r>
          <m:t>1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along the top edge.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Transparent ticks darken where many observations share nearly the same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rStyle w:val="VerbatimChar"/>
          </w:rPr>
          <w:t xml:space="preserve">bmi</w:t>
        </w:r>
      </w:ins>
      <w:ins w:id="116" w:author="PR Preview" w:date="2026-01-01T00:00:00Z">
        <w:r>
          <w:t xml:space="preserve">.</w:t>
        </w:r>
      </w:ins>
    </w:p>
    <w:p>
      <w:pPr>
        <w:pStyle w:val="Heading3"/>
      </w:pPr>
      <w:ins w:id="117" w:author="PR Preview" w:date="2026-01-01T00:00:00Z">
        <w:r>
          <w:t xml:space="preserve">R</w:t>
        </w:r>
      </w:ins>
    </w:p>
    <w:p>
      <w:pPr>
        <w:pStyle w:val="SourceCode"/>
      </w:pPr>
      <w:ins w:id="118" w:author="PR Preview" w:date="2026-01-01T00:00:00Z">
        <w:r>
          <w:rPr>
            <w:rStyle w:val="FunctionTok"/>
          </w:rPr>
          <w:t xml:space="preserve">library</w:t>
        </w:r>
      </w:ins>
      <w:ins w:id="119" w:author="PR Preview" w:date="2026-01-01T00:00:00Z">
        <w:r>
          <w:rPr>
            <w:rStyle w:val="NormalTok"/>
          </w:rPr>
          <w:t xml:space="preserve">(ggplot2)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FunctionTok"/>
          </w:rPr>
          <w:t xml:space="preserve">ggplot</w:t>
        </w:r>
      </w:ins>
      <w:ins w:id="122" w:author="PR Preview" w:date="2026-01-01T00:00:00Z">
        <w:r>
          <w:rPr>
            <w:rStyle w:val="NormalTok"/>
          </w:rPr>
          <w:t xml:space="preserve">(wcgs, </w:t>
        </w:r>
      </w:ins>
      <w:ins w:id="123" w:author="PR Preview" w:date="2026-01-01T00:00:00Z">
        <w:r>
          <w:rPr>
            <w:rStyle w:val="FunctionTok"/>
          </w:rPr>
          <w:t xml:space="preserve">aes</w:t>
        </w:r>
      </w:ins>
      <w:ins w:id="124" w:author="PR Preview" w:date="2026-01-01T00:00:00Z">
        <w:r>
          <w:rPr>
            <w:rStyle w:val="NormalTok"/>
          </w:rPr>
          <w:t xml:space="preserve">(bmi, chd)) </w:t>
        </w:r>
      </w:ins>
      <w:ins w:id="125" w:author="PR Preview" w:date="2026-01-01T00:00:00Z">
        <w:r>
          <w:rPr>
            <w:rStyle w:val="SpecialCharTok"/>
          </w:rPr>
          <w:t xml:space="preserve">+</w:t>
        </w:r>
      </w:ins>
      <w:ins w:id="126" w:author="PR Preview" w:date="2026-01-01T00:00:00Z">
        <w:r>
          <w:br/>
        </w:r>
      </w:ins>
      <w:ins w:id="127" w:author="PR Preview" w:date="2026-01-01T00:00:00Z">
        <w:r>
          <w:rPr>
            <w:rStyle w:val="NormalTok"/>
          </w:rPr>
          <w:t xml:space="preserve">  </w:t>
        </w:r>
      </w:ins>
      <w:ins w:id="128" w:author="PR Preview" w:date="2026-01-01T00:00:00Z">
        <w:r>
          <w:rPr>
            <w:rStyle w:val="FunctionTok"/>
          </w:rPr>
          <w:t xml:space="preserve">geom_rug</w:t>
        </w:r>
      </w:ins>
      <w:ins w:id="129" w:author="PR Preview" w:date="2026-01-01T00:00:00Z">
        <w:r>
          <w:rPr>
            <w:rStyle w:val="NormalTok"/>
          </w:rPr>
          <w:t xml:space="preserve">(</w:t>
        </w:r>
      </w:ins>
      <w:ins w:id="130" w:author="PR Preview" w:date="2026-01-01T00:00:00Z">
        <w:r>
          <w:rPr>
            <w:rStyle w:val="AttributeTok"/>
          </w:rPr>
          <w:t xml:space="preserve">data =</w:t>
        </w:r>
      </w:ins>
      <w:ins w:id="131" w:author="PR Preview" w:date="2026-01-01T00:00:00Z">
        <w:r>
          <w:rPr>
            <w:rStyle w:val="NormalTok"/>
          </w:rPr>
          <w:t xml:space="preserve"> </w:t>
        </w:r>
      </w:ins>
      <w:ins w:id="132" w:author="PR Preview" w:date="2026-01-01T00:00:00Z">
        <w:r>
          <w:rPr>
            <w:rStyle w:val="FunctionTok"/>
          </w:rPr>
          <w:t xml:space="preserve">subset</w:t>
        </w:r>
      </w:ins>
      <w:ins w:id="133" w:author="PR Preview" w:date="2026-01-01T00:00:00Z">
        <w:r>
          <w:rPr>
            <w:rStyle w:val="NormalTok"/>
          </w:rPr>
          <w:t xml:space="preserve">(wcgs, chd </w:t>
        </w:r>
      </w:ins>
      <w:ins w:id="134" w:author="PR Preview" w:date="2026-01-01T00:00:00Z">
        <w:r>
          <w:rPr>
            <w:rStyle w:val="SpecialCharTok"/>
          </w:rPr>
          <w:t xml:space="preserve">==</w:t>
        </w:r>
      </w:ins>
      <w:ins w:id="135" w:author="PR Preview" w:date="2026-01-01T00:00:00Z">
        <w:r>
          <w:rPr>
            <w:rStyle w:val="NormalTok"/>
          </w:rPr>
          <w:t xml:space="preserve"> </w:t>
        </w:r>
      </w:ins>
      <w:ins w:id="136" w:author="PR Preview" w:date="2026-01-01T00:00:00Z">
        <w:r>
          <w:rPr>
            <w:rStyle w:val="DecValTok"/>
          </w:rPr>
          <w:t xml:space="preserve">0</w:t>
        </w:r>
      </w:ins>
      <w:ins w:id="137" w:author="PR Preview" w:date="2026-01-01T00:00:00Z">
        <w:r>
          <w:rPr>
            <w:rStyle w:val="NormalTok"/>
          </w:rPr>
          <w:t xml:space="preserve">), </w:t>
        </w:r>
      </w:ins>
      <w:ins w:id="138" w:author="PR Preview" w:date="2026-01-01T00:00:00Z">
        <w:r>
          <w:rPr>
            <w:rStyle w:val="AttributeTok"/>
          </w:rPr>
          <w:t xml:space="preserve">sides =</w:t>
        </w:r>
      </w:ins>
      <w:ins w:id="139" w:author="PR Preview" w:date="2026-01-01T00:00:00Z">
        <w:r>
          <w:rPr>
            <w:rStyle w:val="NormalTok"/>
          </w:rPr>
          <w:t xml:space="preserve"> </w:t>
        </w:r>
      </w:ins>
      <w:ins w:id="140" w:author="PR Preview" w:date="2026-01-01T00:00:00Z">
        <w:r>
          <w:rPr>
            <w:rStyle w:val="StringTok"/>
          </w:rPr>
          <w:t xml:space="preserve">"b"</w:t>
        </w:r>
      </w:ins>
      <w:ins w:id="141" w:author="PR Preview" w:date="2026-01-01T00:00:00Z">
        <w:r>
          <w:rPr>
            <w:rStyle w:val="NormalTok"/>
          </w:rPr>
          <w:t xml:space="preserve">, </w:t>
        </w:r>
      </w:ins>
      <w:ins w:id="142" w:author="PR Preview" w:date="2026-01-01T00:00:00Z">
        <w:r>
          <w:rPr>
            <w:rStyle w:val="AttributeTok"/>
          </w:rPr>
          <w:t xml:space="preserve">alpha =</w:t>
        </w:r>
      </w:ins>
      <w:ins w:id="143" w:author="PR Preview" w:date="2026-01-01T00:00:00Z">
        <w:r>
          <w:rPr>
            <w:rStyle w:val="NormalTok"/>
          </w:rPr>
          <w:t xml:space="preserve"> </w:t>
        </w:r>
      </w:ins>
      <w:ins w:id="144" w:author="PR Preview" w:date="2026-01-01T00:00:00Z">
        <w:r>
          <w:rPr>
            <w:rStyle w:val="FloatTok"/>
          </w:rPr>
          <w:t xml:space="preserve">0.3</w:t>
        </w:r>
      </w:ins>
      <w:ins w:id="145" w:author="PR Preview" w:date="2026-01-01T00:00:00Z">
        <w:r>
          <w:rPr>
            <w:rStyle w:val="NormalTok"/>
          </w:rPr>
          <w:t xml:space="preserve">) </w:t>
        </w:r>
      </w:ins>
      <w:ins w:id="146" w:author="PR Preview" w:date="2026-01-01T00:00:00Z">
        <w:r>
          <w:rPr>
            <w:rStyle w:val="SpecialCharTok"/>
          </w:rPr>
          <w:t xml:space="preserve">+</w:t>
        </w:r>
      </w:ins>
      <w:ins w:id="147" w:author="PR Preview" w:date="2026-01-01T00:00:00Z">
        <w:r>
          <w:br/>
        </w:r>
      </w:ins>
      <w:ins w:id="148" w:author="PR Preview" w:date="2026-01-01T00:00:00Z">
        <w:r>
          <w:rPr>
            <w:rStyle w:val="NormalTok"/>
          </w:rPr>
          <w:t xml:space="preserve">  </w:t>
        </w:r>
      </w:ins>
      <w:ins w:id="149" w:author="PR Preview" w:date="2026-01-01T00:00:00Z">
        <w:r>
          <w:rPr>
            <w:rStyle w:val="FunctionTok"/>
          </w:rPr>
          <w:t xml:space="preserve">geom_rug</w:t>
        </w:r>
      </w:ins>
      <w:ins w:id="150" w:author="PR Preview" w:date="2026-01-01T00:00:00Z">
        <w:r>
          <w:rPr>
            <w:rStyle w:val="NormalTok"/>
          </w:rPr>
          <w:t xml:space="preserve">(</w:t>
        </w:r>
      </w:ins>
      <w:ins w:id="151" w:author="PR Preview" w:date="2026-01-01T00:00:00Z">
        <w:r>
          <w:rPr>
            <w:rStyle w:val="AttributeTok"/>
          </w:rPr>
          <w:t xml:space="preserve">data =</w:t>
        </w:r>
      </w:ins>
      <w:ins w:id="152" w:author="PR Preview" w:date="2026-01-01T00:00:00Z">
        <w:r>
          <w:rPr>
            <w:rStyle w:val="NormalTok"/>
          </w:rPr>
          <w:t xml:space="preserve"> </w:t>
        </w:r>
      </w:ins>
      <w:ins w:id="153" w:author="PR Preview" w:date="2026-01-01T00:00:00Z">
        <w:r>
          <w:rPr>
            <w:rStyle w:val="FunctionTok"/>
          </w:rPr>
          <w:t xml:space="preserve">subset</w:t>
        </w:r>
      </w:ins>
      <w:ins w:id="154" w:author="PR Preview" w:date="2026-01-01T00:00:00Z">
        <w:r>
          <w:rPr>
            <w:rStyle w:val="NormalTok"/>
          </w:rPr>
          <w:t xml:space="preserve">(wcgs, chd </w:t>
        </w:r>
      </w:ins>
      <w:ins w:id="155" w:author="PR Preview" w:date="2026-01-01T00:00:00Z">
        <w:r>
          <w:rPr>
            <w:rStyle w:val="SpecialCharTok"/>
          </w:rPr>
          <w:t xml:space="preserve">==</w:t>
        </w:r>
      </w:ins>
      <w:ins w:id="156" w:author="PR Preview" w:date="2026-01-01T00:00:00Z">
        <w:r>
          <w:rPr>
            <w:rStyle w:val="NormalTok"/>
          </w:rPr>
          <w:t xml:space="preserve"> </w:t>
        </w:r>
      </w:ins>
      <w:ins w:id="157" w:author="PR Preview" w:date="2026-01-01T00:00:00Z">
        <w:r>
          <w:rPr>
            <w:rStyle w:val="DecValTok"/>
          </w:rPr>
          <w:t xml:space="preserve">1</w:t>
        </w:r>
      </w:ins>
      <w:ins w:id="158" w:author="PR Preview" w:date="2026-01-01T00:00:00Z">
        <w:r>
          <w:rPr>
            <w:rStyle w:val="NormalTok"/>
          </w:rPr>
          <w:t xml:space="preserve">), </w:t>
        </w:r>
      </w:ins>
      <w:ins w:id="159" w:author="PR Preview" w:date="2026-01-01T00:00:00Z">
        <w:r>
          <w:rPr>
            <w:rStyle w:val="AttributeTok"/>
          </w:rPr>
          <w:t xml:space="preserve">sides =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StringTok"/>
          </w:rPr>
          <w:t xml:space="preserve">"t"</w:t>
        </w:r>
      </w:ins>
      <w:ins w:id="162" w:author="PR Preview" w:date="2026-01-01T00:00:00Z">
        <w:r>
          <w:rPr>
            <w:rStyle w:val="NormalTok"/>
          </w:rPr>
          <w:t xml:space="preserve">, </w:t>
        </w:r>
      </w:ins>
      <w:ins w:id="163" w:author="PR Preview" w:date="2026-01-01T00:00:00Z">
        <w:r>
          <w:rPr>
            <w:rStyle w:val="AttributeTok"/>
          </w:rPr>
          <w:t xml:space="preserve">alpha =</w:t>
        </w:r>
      </w:ins>
      <w:ins w:id="164" w:author="PR Preview" w:date="2026-01-01T00:00:00Z">
        <w:r>
          <w:rPr>
            <w:rStyle w:val="NormalTok"/>
          </w:rPr>
          <w:t xml:space="preserve"> </w:t>
        </w:r>
      </w:ins>
      <w:ins w:id="165" w:author="PR Preview" w:date="2026-01-01T00:00:00Z">
        <w:r>
          <w:rPr>
            <w:rStyle w:val="FloatTok"/>
          </w:rPr>
          <w:t xml:space="preserve">0.3</w:t>
        </w:r>
      </w:ins>
      <w:ins w:id="166" w:author="PR Preview" w:date="2026-01-01T00:00:00Z">
        <w:r>
          <w:rPr>
            <w:rStyle w:val="NormalTok"/>
          </w:rPr>
          <w:t xml:space="preserve">) </w:t>
        </w:r>
      </w:ins>
      <w:ins w:id="167" w:author="PR Preview" w:date="2026-01-01T00:00:00Z">
        <w:r>
          <w:rPr>
            <w:rStyle w:val="SpecialCharTok"/>
          </w:rPr>
          <w:t xml:space="preserve">+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  </w:t>
        </w:r>
      </w:ins>
      <w:ins w:id="170" w:author="PR Preview" w:date="2026-01-01T00:00:00Z">
        <w:r>
          <w:rPr>
            <w:rStyle w:val="FunctionTok"/>
          </w:rPr>
          <w:t xml:space="preserve">geom_hline</w:t>
        </w:r>
      </w:ins>
      <w:ins w:id="171" w:author="PR Preview" w:date="2026-01-01T00:00:00Z">
        <w:r>
          <w:rPr>
            <w:rStyle w:val="NormalTok"/>
          </w:rPr>
          <w:t xml:space="preserve">(</w:t>
        </w:r>
      </w:ins>
      <w:ins w:id="172" w:author="PR Preview" w:date="2026-01-01T00:00:00Z">
        <w:r>
          <w:rPr>
            <w:rStyle w:val="AttributeTok"/>
          </w:rPr>
          <w:t xml:space="preserve">yintercept =</w:t>
        </w:r>
      </w:ins>
      <w:ins w:id="173" w:author="PR Preview" w:date="2026-01-01T00:00:00Z">
        <w:r>
          <w:rPr>
            <w:rStyle w:val="NormalTok"/>
          </w:rPr>
          <w:t xml:space="preserve"> </w:t>
        </w:r>
      </w:ins>
      <w:ins w:id="174" w:author="PR Preview" w:date="2026-01-01T00:00:00Z">
        <w:r>
          <w:rPr>
            <w:rStyle w:val="FunctionTok"/>
          </w:rPr>
          <w:t xml:space="preserve">c</w:t>
        </w:r>
      </w:ins>
      <w:ins w:id="175" w:author="PR Preview" w:date="2026-01-01T00:00:00Z">
        <w:r>
          <w:rPr>
            <w:rStyle w:val="NormalTok"/>
          </w:rPr>
          <w:t xml:space="preserve">(</w:t>
        </w:r>
      </w:ins>
      <w:ins w:id="176" w:author="PR Preview" w:date="2026-01-01T00:00:00Z">
        <w:r>
          <w:rPr>
            <w:rStyle w:val="DecValTok"/>
          </w:rPr>
          <w:t xml:space="preserve">0</w:t>
        </w:r>
      </w:ins>
      <w:ins w:id="177" w:author="PR Preview" w:date="2026-01-01T00:00:00Z">
        <w:r>
          <w:rPr>
            <w:rStyle w:val="NormalTok"/>
          </w:rPr>
          <w:t xml:space="preserve">, </w:t>
        </w:r>
      </w:ins>
      <w:ins w:id="178" w:author="PR Preview" w:date="2026-01-01T00:00:00Z">
        <w:r>
          <w:rPr>
            <w:rStyle w:val="DecValTok"/>
          </w:rPr>
          <w:t xml:space="preserve">1</w:t>
        </w:r>
      </w:ins>
      <w:ins w:id="179" w:author="PR Preview" w:date="2026-01-01T00:00:00Z">
        <w:r>
          <w:rPr>
            <w:rStyle w:val="NormalTok"/>
          </w:rPr>
          <w:t xml:space="preserve">), </w:t>
        </w:r>
      </w:ins>
      <w:ins w:id="180" w:author="PR Preview" w:date="2026-01-01T00:00:00Z">
        <w:r>
          <w:rPr>
            <w:rStyle w:val="AttributeTok"/>
          </w:rPr>
          <w:t xml:space="preserve">linetype =</w:t>
        </w:r>
      </w:ins>
      <w:ins w:id="181" w:author="PR Preview" w:date="2026-01-01T00:00:00Z">
        <w:r>
          <w:rPr>
            <w:rStyle w:val="NormalTok"/>
          </w:rPr>
          <w:t xml:space="preserve"> </w:t>
        </w:r>
      </w:ins>
      <w:ins w:id="182" w:author="PR Preview" w:date="2026-01-01T00:00:00Z">
        <w:r>
          <w:rPr>
            <w:rStyle w:val="StringTok"/>
          </w:rPr>
          <w:t xml:space="preserve">"dashed"</w:t>
        </w:r>
      </w:ins>
      <w:ins w:id="183" w:author="PR Preview" w:date="2026-01-01T00:00:00Z">
        <w:r>
          <w:rPr>
            <w:rStyle w:val="NormalTok"/>
          </w:rPr>
          <w:t xml:space="preserve">) </w:t>
        </w:r>
      </w:ins>
      <w:ins w:id="184" w:author="PR Preview" w:date="2026-01-01T00:00:00Z">
        <w:r>
          <w:rPr>
            <w:rStyle w:val="SpecialCharTok"/>
          </w:rPr>
          <w:t xml:space="preserve">+</w:t>
        </w:r>
      </w:ins>
      <w:ins w:id="185" w:author="PR Preview" w:date="2026-01-01T00:00:00Z">
        <w:r>
          <w:br/>
        </w:r>
      </w:ins>
      <w:ins w:id="186" w:author="PR Preview" w:date="2026-01-01T00:00:00Z">
        <w:r>
          <w:rPr>
            <w:rStyle w:val="NormalTok"/>
          </w:rPr>
          <w:t xml:space="preserve">  </w:t>
        </w:r>
      </w:ins>
      <w:ins w:id="187" w:author="PR Preview" w:date="2026-01-01T00:00:00Z">
        <w:r>
          <w:rPr>
            <w:rStyle w:val="FunctionTok"/>
          </w:rPr>
          <w:t xml:space="preserve">geom_line</w:t>
        </w:r>
      </w:ins>
      <w:ins w:id="188" w:author="PR Preview" w:date="2026-01-01T00:00:00Z">
        <w:r>
          <w:rPr>
            <w:rStyle w:val="NormalTok"/>
          </w:rPr>
          <w:t xml:space="preserve">(</w:t>
        </w:r>
      </w:ins>
      <w:ins w:id="189" w:author="PR Preview" w:date="2026-01-01T00:00:00Z">
        <w:r>
          <w:rPr>
            <w:rStyle w:val="FunctionTok"/>
          </w:rPr>
          <w:t xml:space="preserve">aes</w:t>
        </w:r>
      </w:ins>
      <w:ins w:id="190" w:author="PR Preview" w:date="2026-01-01T00:00:00Z">
        <w:r>
          <w:rPr>
            <w:rStyle w:val="NormalTok"/>
          </w:rPr>
          <w:t xml:space="preserve">(</w:t>
        </w:r>
      </w:ins>
      <w:ins w:id="191" w:author="PR Preview" w:date="2026-01-01T00:00:00Z">
        <w:r>
          <w:rPr>
            <w:rStyle w:val="AttributeTok"/>
          </w:rPr>
          <w:t xml:space="preserve">y =</w:t>
        </w:r>
      </w:ins>
      <w:ins w:id="192" w:author="PR Preview" w:date="2026-01-01T00:00:00Z">
        <w:r>
          <w:rPr>
            <w:rStyle w:val="NormalTok"/>
          </w:rPr>
          <w:t xml:space="preserve"> </w:t>
        </w:r>
      </w:ins>
      <w:ins w:id="193" w:author="PR Preview" w:date="2026-01-01T00:00:00Z">
        <w:r>
          <w:rPr>
            <w:rStyle w:val="FunctionTok"/>
          </w:rPr>
          <w:t xml:space="preserve">fitted</w:t>
        </w:r>
      </w:ins>
      <w:ins w:id="194" w:author="PR Preview" w:date="2026-01-01T00:00:00Z">
        <w:r>
          <w:rPr>
            <w:rStyle w:val="NormalTok"/>
          </w:rPr>
          <w:t xml:space="preserve">(fit_bmi))) </w:t>
        </w:r>
      </w:ins>
      <w:ins w:id="195" w:author="PR Preview" w:date="2026-01-01T00:00:00Z">
        <w:r>
          <w:rPr>
            <w:rStyle w:val="SpecialCharTok"/>
          </w:rPr>
          <w:t xml:space="preserve">+</w:t>
        </w:r>
      </w:ins>
      <w:ins w:id="196" w:author="PR Preview" w:date="2026-01-01T00:00:00Z">
        <w:r>
          <w:br/>
        </w:r>
      </w:ins>
      <w:ins w:id="197" w:author="PR Preview" w:date="2026-01-01T00:00:00Z">
        <w:r>
          <w:rPr>
            <w:rStyle w:val="NormalTok"/>
          </w:rPr>
          <w:t xml:space="preserve">  </w:t>
        </w:r>
      </w:ins>
      <w:ins w:id="198" w:author="PR Preview" w:date="2026-01-01T00:00:00Z">
        <w:r>
          <w:rPr>
            <w:rStyle w:val="FunctionTok"/>
          </w:rPr>
          <w:t xml:space="preserve">labs</w:t>
        </w:r>
      </w:ins>
      <w:ins w:id="199" w:author="PR Preview" w:date="2026-01-01T00:00:00Z">
        <w:r>
          <w:rPr>
            <w:rStyle w:val="NormalTok"/>
          </w:rPr>
          <w:t xml:space="preserve">(</w:t>
        </w:r>
      </w:ins>
      <w:ins w:id="200" w:author="PR Preview" w:date="2026-01-01T00:00:00Z">
        <w:r>
          <w:rPr>
            <w:rStyle w:val="AttributeTok"/>
          </w:rPr>
          <w:t xml:space="preserve">x =</w:t>
        </w:r>
      </w:ins>
      <w:ins w:id="201" w:author="PR Preview" w:date="2026-01-01T00:00:00Z">
        <w:r>
          <w:rPr>
            <w:rStyle w:val="NormalTok"/>
          </w:rPr>
          <w:t xml:space="preserve"> </w:t>
        </w:r>
      </w:ins>
      <w:ins w:id="202" w:author="PR Preview" w:date="2026-01-01T00:00:00Z">
        <w:r>
          <w:rPr>
            <w:rStyle w:val="StringTok"/>
          </w:rPr>
          <w:t xml:space="preserve">"Body mass index (bmi)"</w:t>
        </w:r>
      </w:ins>
      <w:ins w:id="203" w:author="PR Preview" w:date="2026-01-01T00:00:00Z">
        <w:r>
          <w:rPr>
            <w:rStyle w:val="NormalTok"/>
          </w:rPr>
          <w:t xml:space="preserve">, </w:t>
        </w:r>
      </w:ins>
      <w:ins w:id="204" w:author="PR Preview" w:date="2026-01-01T00:00:00Z">
        <w:r>
          <w:rPr>
            <w:rStyle w:val="AttributeTok"/>
          </w:rPr>
          <w:t xml:space="preserve">y =</w:t>
        </w:r>
      </w:ins>
      <w:ins w:id="205" w:author="PR Preview" w:date="2026-01-01T00:00:00Z">
        <w:r>
          <w:rPr>
            <w:rStyle w:val="NormalTok"/>
          </w:rPr>
          <w:t xml:space="preserve"> </w:t>
        </w:r>
      </w:ins>
      <w:ins w:id="206" w:author="PR Preview" w:date="2026-01-01T00:00:00Z">
        <w:r>
          <w:rPr>
            <w:rStyle w:val="StringTok"/>
          </w:rPr>
          <w:t xml:space="preserve">"Fitted chd"</w:t>
        </w:r>
      </w:ins>
      <w:ins w:id="207" w:author="PR Preview" w:date="2026-01-01T00:00:00Z">
        <w:r>
          <w:rPr>
            <w:rStyle w:val="NormalTok"/>
          </w:rPr>
          <w:t xml:space="preserve">)</w:t>
        </w:r>
      </w:ins>
    </w:p>
    <w:p>
      <w:pPr>
        <w:pStyle w:val="CaptionedFigure"/>
      </w:pPr>
      <w:ins w:id="208" w:author="PR Preview" w:date="2026-01-01T00:00:00Z">
        <w:r>
          <w:drawing>
            <wp:inline>
              <wp:extent cx="4620126" cy="3696101"/>
              <wp:effectExtent b="0" l="0" r="0" t="0"/>
              <wp:docPr descr="Fitted line of chd on bmi in the WCGS data, with a rug of the men with chd = 1 along the top and chd = 0 along the bottom." title="" id="11" name="Picture"/>
              <a:graphic>
                <a:graphicData uri="http://schemas.openxmlformats.org/drawingml/2006/picture">
                  <pic:pic>
                    <pic:nvPicPr>
                      <pic:cNvPr descr="binary-outcomes_files/figure-docx/unnamed-chunk-4-1.png" id="12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20126" cy="369610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ImageCaption"/>
      </w:pPr>
      <w:ins w:id="209" w:author="PR Preview" w:date="2026-01-01T00:00:00Z">
        <w:r>
          <w:t xml:space="preserve">Fitted line of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rPr>
            <w:rStyle w:val="VerbatimChar"/>
          </w:rPr>
          <w:t xml:space="preserve">chd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on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rStyle w:val="VerbatimChar"/>
          </w:rPr>
          <w:t xml:space="preserve">bmi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in the WCGS data, with a rug of the men with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rPr>
            <w:rStyle w:val="VerbatimChar"/>
          </w:rPr>
          <w:t xml:space="preserve">chd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= 1 along the top and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rPr>
            <w:rStyle w:val="VerbatimChar"/>
          </w:rPr>
          <w:t xml:space="preserve">chd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= 0 along the bottom.</w:t>
        </w:r>
      </w:ins>
    </w:p>
    <w:p>
      <w:pPr>
        <w:pStyle w:val="Heading3"/>
      </w:pPr>
      <w:ins w:id="226" w:author="PR Preview" w:date="2026-01-01T00:00:00Z">
        <w:r>
          <w:t xml:space="preserve">Python</w:t>
        </w:r>
      </w:ins>
    </w:p>
    <w:p>
      <w:pPr>
        <w:pStyle w:val="SourceCode"/>
      </w:pPr>
      <w:ins w:id="227" w:author="PR Preview" w:date="2026-01-01T00:00:00Z">
        <w:r>
          <w:rPr>
            <w:rStyle w:val="ImportTok"/>
          </w:rPr>
          <w:t xml:space="preserve">import</w:t>
        </w:r>
      </w:ins>
      <w:ins w:id="228" w:author="PR Preview" w:date="2026-01-01T00:00:00Z">
        <w:r>
          <w:rPr>
            <w:rStyle w:val="NormalTok"/>
          </w:rPr>
          <w:t xml:space="preserve"> matplotlib.pyplot </w:t>
        </w:r>
      </w:ins>
      <w:ins w:id="229" w:author="PR Preview" w:date="2026-01-01T00:00:00Z">
        <w:r>
          <w:rPr>
            <w:rStyle w:val="ImportTok"/>
          </w:rPr>
          <w:t xml:space="preserve">as</w:t>
        </w:r>
      </w:ins>
      <w:ins w:id="230" w:author="PR Preview" w:date="2026-01-01T00:00:00Z">
        <w:r>
          <w:rPr>
            <w:rStyle w:val="NormalTok"/>
          </w:rPr>
          <w:t xml:space="preserve"> plt</w:t>
        </w:r>
      </w:ins>
      <w:ins w:id="231" w:author="PR Preview" w:date="2026-01-01T00:00:00Z">
        <w:r>
          <w:br/>
        </w:r>
      </w:ins>
      <w:ins w:id="232" w:author="PR Preview" w:date="2026-01-01T00:00:00Z">
        <w:r>
          <w:br/>
        </w:r>
      </w:ins>
      <w:ins w:id="233" w:author="PR Preview" w:date="2026-01-01T00:00:00Z">
        <w:r>
          <w:rPr>
            <w:rStyle w:val="NormalTok"/>
          </w:rPr>
          <w:t xml:space="preserve">fig, ax </w:t>
        </w:r>
      </w:ins>
      <w:ins w:id="234" w:author="PR Preview" w:date="2026-01-01T00:00:00Z">
        <w:r>
          <w:rPr>
            <w:rStyle w:val="OperatorTok"/>
          </w:rPr>
          <w:t xml:space="preserve">=</w:t>
        </w:r>
      </w:ins>
      <w:ins w:id="235" w:author="PR Preview" w:date="2026-01-01T00:00:00Z">
        <w:r>
          <w:rPr>
            <w:rStyle w:val="NormalTok"/>
          </w:rPr>
          <w:t xml:space="preserve"> plt.subplots()</w:t>
        </w:r>
      </w:ins>
      <w:ins w:id="236" w:author="PR Preview" w:date="2026-01-01T00:00:00Z">
        <w:r>
          <w:br/>
        </w:r>
      </w:ins>
      <w:ins w:id="237" w:author="PR Preview" w:date="2026-01-01T00:00:00Z">
        <w:r>
          <w:rPr>
            <w:rStyle w:val="ControlFlowTok"/>
          </w:rPr>
          <w:t xml:space="preserve">for</w:t>
        </w:r>
      </w:ins>
      <w:ins w:id="238" w:author="PR Preview" w:date="2026-01-01T00:00:00Z">
        <w:r>
          <w:rPr>
            <w:rStyle w:val="NormalTok"/>
          </w:rPr>
          <w:t xml:space="preserve"> chd, side </w:t>
        </w:r>
      </w:ins>
      <w:ins w:id="239" w:author="PR Preview" w:date="2026-01-01T00:00:00Z">
        <w:r>
          <w:rPr>
            <w:rStyle w:val="KeywordTok"/>
          </w:rPr>
          <w:t xml:space="preserve">in</w:t>
        </w:r>
      </w:ins>
      <w:ins w:id="240" w:author="PR Preview" w:date="2026-01-01T00:00:00Z">
        <w:r>
          <w:rPr>
            <w:rStyle w:val="NormalTok"/>
          </w:rPr>
          <w:t xml:space="preserve"> [(</w:t>
        </w:r>
      </w:ins>
      <w:ins w:id="241" w:author="PR Preview" w:date="2026-01-01T00:00:00Z">
        <w:r>
          <w:rPr>
            <w:rStyle w:val="DecValTok"/>
          </w:rPr>
          <w:t xml:space="preserve">0</w:t>
        </w:r>
      </w:ins>
      <w:ins w:id="242" w:author="PR Preview" w:date="2026-01-01T00:00:00Z">
        <w:r>
          <w:rPr>
            <w:rStyle w:val="NormalTok"/>
          </w:rPr>
          <w:t xml:space="preserve">, </w:t>
        </w:r>
      </w:ins>
      <w:ins w:id="243" w:author="PR Preview" w:date="2026-01-01T00:00:00Z">
        <w:r>
          <w:rPr>
            <w:rStyle w:val="FloatTok"/>
          </w:rPr>
          <w:t xml:space="preserve">0.0</w:t>
        </w:r>
      </w:ins>
      <w:ins w:id="244" w:author="PR Preview" w:date="2026-01-01T00:00:00Z">
        <w:r>
          <w:rPr>
            <w:rStyle w:val="NormalTok"/>
          </w:rPr>
          <w:t xml:space="preserve">), (</w:t>
        </w:r>
      </w:ins>
      <w:ins w:id="245" w:author="PR Preview" w:date="2026-01-01T00:00:00Z">
        <w:r>
          <w:rPr>
            <w:rStyle w:val="DecValTok"/>
          </w:rPr>
          <w:t xml:space="preserve">1</w:t>
        </w:r>
      </w:ins>
      <w:ins w:id="246" w:author="PR Preview" w:date="2026-01-01T00:00:00Z">
        <w:r>
          <w:rPr>
            <w:rStyle w:val="NormalTok"/>
          </w:rPr>
          <w:t xml:space="preserve">, </w:t>
        </w:r>
      </w:ins>
      <w:ins w:id="247" w:author="PR Preview" w:date="2026-01-01T00:00:00Z">
        <w:r>
          <w:rPr>
            <w:rStyle w:val="FloatTok"/>
          </w:rPr>
          <w:t xml:space="preserve">1.0</w:t>
        </w:r>
      </w:ins>
      <w:ins w:id="248" w:author="PR Preview" w:date="2026-01-01T00:00:00Z">
        <w:r>
          <w:rPr>
            <w:rStyle w:val="NormalTok"/>
          </w:rPr>
          <w:t xml:space="preserve">)]: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  bmi_chd </w:t>
        </w:r>
      </w:ins>
      <w:ins w:id="251" w:author="PR Preview" w:date="2026-01-01T00:00:00Z">
        <w:r>
          <w:rPr>
            <w:rStyle w:val="OperatorTok"/>
          </w:rPr>
          <w:t xml:space="preserve">=</w:t>
        </w:r>
      </w:ins>
      <w:ins w:id="252" w:author="PR Preview" w:date="2026-01-01T00:00:00Z">
        <w:r>
          <w:rPr>
            <w:rStyle w:val="NormalTok"/>
          </w:rPr>
          <w:t xml:space="preserve"> wcgs.loc[wcgs[</w:t>
        </w:r>
      </w:ins>
      <w:ins w:id="253" w:author="PR Preview" w:date="2026-01-01T00:00:00Z">
        <w:r>
          <w:rPr>
            <w:rStyle w:val="StringTok"/>
          </w:rPr>
          <w:t xml:space="preserve">"chd"</w:t>
        </w:r>
      </w:ins>
      <w:ins w:id="254" w:author="PR Preview" w:date="2026-01-01T00:00:00Z">
        <w:r>
          <w:rPr>
            <w:rStyle w:val="NormalTok"/>
          </w:rPr>
          <w:t xml:space="preserve">] </w:t>
        </w:r>
      </w:ins>
      <w:ins w:id="255" w:author="PR Preview" w:date="2026-01-01T00:00:00Z">
        <w:r>
          <w:rPr>
            <w:rStyle w:val="OperatorTok"/>
          </w:rPr>
          <w:t xml:space="preserve">==</w:t>
        </w:r>
      </w:ins>
      <w:ins w:id="256" w:author="PR Preview" w:date="2026-01-01T00:00:00Z">
        <w:r>
          <w:rPr>
            <w:rStyle w:val="NormalTok"/>
          </w:rPr>
          <w:t xml:space="preserve"> chd, </w:t>
        </w:r>
      </w:ins>
      <w:ins w:id="257" w:author="PR Preview" w:date="2026-01-01T00:00:00Z">
        <w:r>
          <w:rPr>
            <w:rStyle w:val="StringTok"/>
          </w:rPr>
          <w:t xml:space="preserve">"bmi"</w:t>
        </w:r>
      </w:ins>
      <w:ins w:id="258" w:author="PR Preview" w:date="2026-01-01T00:00:00Z">
        <w:r>
          <w:rPr>
            <w:rStyle w:val="NormalTok"/>
          </w:rPr>
          <w:t xml:space="preserve">]</w:t>
        </w:r>
      </w:ins>
      <w:ins w:id="259" w:author="PR Preview" w:date="2026-01-01T00:00:00Z">
        <w:r>
          <w:br/>
        </w:r>
      </w:ins>
      <w:ins w:id="260" w:author="PR Preview" w:date="2026-01-01T00:00:00Z">
        <w:r>
          <w:rPr>
            <w:rStyle w:val="NormalTok"/>
          </w:rPr>
          <w:t xml:space="preserve">    ax.plot(bmi_chd, [side] </w:t>
        </w:r>
      </w:ins>
      <w:ins w:id="261" w:author="PR Preview" w:date="2026-01-01T00:00:00Z">
        <w:r>
          <w:rPr>
            <w:rStyle w:val="OperatorTok"/>
          </w:rPr>
          <w:t xml:space="preserve">*</w:t>
        </w:r>
      </w:ins>
      <w:ins w:id="262" w:author="PR Preview" w:date="2026-01-01T00:00:00Z">
        <w:r>
          <w:rPr>
            <w:rStyle w:val="NormalTok"/>
          </w:rPr>
          <w:t xml:space="preserve"> </w:t>
        </w:r>
      </w:ins>
      <w:ins w:id="263" w:author="PR Preview" w:date="2026-01-01T00:00:00Z">
        <w:r>
          <w:rPr>
            <w:rStyle w:val="BuiltInTok"/>
          </w:rPr>
          <w:t xml:space="preserve">len</w:t>
        </w:r>
      </w:ins>
      <w:ins w:id="264" w:author="PR Preview" w:date="2026-01-01T00:00:00Z">
        <w:r>
          <w:rPr>
            <w:rStyle w:val="NormalTok"/>
          </w:rPr>
          <w:t xml:space="preserve">(bmi_chd), </w:t>
        </w:r>
      </w:ins>
      <w:ins w:id="265" w:author="PR Preview" w:date="2026-01-01T00:00:00Z">
        <w:r>
          <w:rPr>
            <w:rStyle w:val="StringTok"/>
          </w:rPr>
          <w:t xml:space="preserve">"|"</w:t>
        </w:r>
      </w:ins>
      <w:ins w:id="266" w:author="PR Preview" w:date="2026-01-01T00:00:00Z">
        <w:r>
          <w:rPr>
            <w:rStyle w:val="NormalTok"/>
          </w:rPr>
          <w:t xml:space="preserve">, color</w:t>
        </w:r>
      </w:ins>
      <w:ins w:id="267" w:author="PR Preview" w:date="2026-01-01T00:00:00Z">
        <w:r>
          <w:rPr>
            <w:rStyle w:val="OperatorTok"/>
          </w:rPr>
          <w:t xml:space="preserve">=</w:t>
        </w:r>
      </w:ins>
      <w:ins w:id="268" w:author="PR Preview" w:date="2026-01-01T00:00:00Z">
        <w:r>
          <w:rPr>
            <w:rStyle w:val="StringTok"/>
          </w:rPr>
          <w:t xml:space="preserve">"gray"</w:t>
        </w:r>
      </w:ins>
      <w:ins w:id="269" w:author="PR Preview" w:date="2026-01-01T00:00:00Z">
        <w:r>
          <w:rPr>
            <w:rStyle w:val="NormalTok"/>
          </w:rPr>
          <w:t xml:space="preserve">, alpha</w:t>
        </w:r>
      </w:ins>
      <w:ins w:id="270" w:author="PR Preview" w:date="2026-01-01T00:00:00Z">
        <w:r>
          <w:rPr>
            <w:rStyle w:val="OperatorTok"/>
          </w:rPr>
          <w:t xml:space="preserve">=</w:t>
        </w:r>
      </w:ins>
      <w:ins w:id="271" w:author="PR Preview" w:date="2026-01-01T00:00:00Z">
        <w:r>
          <w:rPr>
            <w:rStyle w:val="FloatTok"/>
          </w:rPr>
          <w:t xml:space="preserve">0.3</w:t>
        </w:r>
      </w:ins>
      <w:ins w:id="272" w:author="PR Preview" w:date="2026-01-01T00:00:00Z">
        <w:r>
          <w:rPr>
            <w:rStyle w:val="NormalTok"/>
          </w:rPr>
          <w:t xml:space="preserve">)</w:t>
        </w:r>
      </w:ins>
      <w:ins w:id="273" w:author="PR Preview" w:date="2026-01-01T00:00:00Z">
        <w:r>
          <w:br/>
        </w:r>
      </w:ins>
      <w:ins w:id="274" w:author="PR Preview" w:date="2026-01-01T00:00:00Z">
        <w:r>
          <w:rPr>
            <w:rStyle w:val="NormalTok"/>
          </w:rPr>
          <w:t xml:space="preserve">ax.axhline(</w:t>
        </w:r>
      </w:ins>
      <w:ins w:id="275" w:author="PR Preview" w:date="2026-01-01T00:00:00Z">
        <w:r>
          <w:rPr>
            <w:rStyle w:val="DecValTok"/>
          </w:rPr>
          <w:t xml:space="preserve">0</w:t>
        </w:r>
      </w:ins>
      <w:ins w:id="276" w:author="PR Preview" w:date="2026-01-01T00:00:00Z">
        <w:r>
          <w:rPr>
            <w:rStyle w:val="NormalTok"/>
          </w:rPr>
          <w:t xml:space="preserve">, linestyle</w:t>
        </w:r>
      </w:ins>
      <w:ins w:id="277" w:author="PR Preview" w:date="2026-01-01T00:00:00Z">
        <w:r>
          <w:rPr>
            <w:rStyle w:val="OperatorTok"/>
          </w:rPr>
          <w:t xml:space="preserve">=</w:t>
        </w:r>
      </w:ins>
      <w:ins w:id="278" w:author="PR Preview" w:date="2026-01-01T00:00:00Z">
        <w:r>
          <w:rPr>
            <w:rStyle w:val="StringTok"/>
          </w:rPr>
          <w:t xml:space="preserve">"--"</w:t>
        </w:r>
      </w:ins>
      <w:ins w:id="279" w:author="PR Preview" w:date="2026-01-01T00:00:00Z">
        <w:r>
          <w:rPr>
            <w:rStyle w:val="NormalTok"/>
          </w:rPr>
          <w:t xml:space="preserve">, color</w:t>
        </w:r>
      </w:ins>
      <w:ins w:id="280" w:author="PR Preview" w:date="2026-01-01T00:00:00Z">
        <w:r>
          <w:rPr>
            <w:rStyle w:val="OperatorTok"/>
          </w:rPr>
          <w:t xml:space="preserve">=</w:t>
        </w:r>
      </w:ins>
      <w:ins w:id="281" w:author="PR Preview" w:date="2026-01-01T00:00:00Z">
        <w:r>
          <w:rPr>
            <w:rStyle w:val="StringTok"/>
          </w:rPr>
          <w:t xml:space="preserve">"black"</w:t>
        </w:r>
      </w:ins>
      <w:ins w:id="282" w:author="PR Preview" w:date="2026-01-01T00:00:00Z">
        <w:r>
          <w:rPr>
            <w:rStyle w:val="NormalTok"/>
          </w:rPr>
          <w:t xml:space="preserve">)</w:t>
        </w:r>
      </w:ins>
      <w:ins w:id="283" w:author="PR Preview" w:date="2026-01-01T00:00:00Z">
        <w:r>
          <w:br/>
        </w:r>
      </w:ins>
      <w:ins w:id="284" w:author="PR Preview" w:date="2026-01-01T00:00:00Z">
        <w:r>
          <w:rPr>
            <w:rStyle w:val="NormalTok"/>
          </w:rPr>
          <w:t xml:space="preserve">ax.axhline(</w:t>
        </w:r>
      </w:ins>
      <w:ins w:id="285" w:author="PR Preview" w:date="2026-01-01T00:00:00Z">
        <w:r>
          <w:rPr>
            <w:rStyle w:val="DecValTok"/>
          </w:rPr>
          <w:t xml:space="preserve">1</w:t>
        </w:r>
      </w:ins>
      <w:ins w:id="286" w:author="PR Preview" w:date="2026-01-01T00:00:00Z">
        <w:r>
          <w:rPr>
            <w:rStyle w:val="NormalTok"/>
          </w:rPr>
          <w:t xml:space="preserve">, linestyle</w:t>
        </w:r>
      </w:ins>
      <w:ins w:id="287" w:author="PR Preview" w:date="2026-01-01T00:00:00Z">
        <w:r>
          <w:rPr>
            <w:rStyle w:val="OperatorTok"/>
          </w:rPr>
          <w:t xml:space="preserve">=</w:t>
        </w:r>
      </w:ins>
      <w:ins w:id="288" w:author="PR Preview" w:date="2026-01-01T00:00:00Z">
        <w:r>
          <w:rPr>
            <w:rStyle w:val="StringTok"/>
          </w:rPr>
          <w:t xml:space="preserve">"--"</w:t>
        </w:r>
      </w:ins>
      <w:ins w:id="289" w:author="PR Preview" w:date="2026-01-01T00:00:00Z">
        <w:r>
          <w:rPr>
            <w:rStyle w:val="NormalTok"/>
          </w:rPr>
          <w:t xml:space="preserve">, color</w:t>
        </w:r>
      </w:ins>
      <w:ins w:id="290" w:author="PR Preview" w:date="2026-01-01T00:00:00Z">
        <w:r>
          <w:rPr>
            <w:rStyle w:val="OperatorTok"/>
          </w:rPr>
          <w:t xml:space="preserve">=</w:t>
        </w:r>
      </w:ins>
      <w:ins w:id="291" w:author="PR Preview" w:date="2026-01-01T00:00:00Z">
        <w:r>
          <w:rPr>
            <w:rStyle w:val="StringTok"/>
          </w:rPr>
          <w:t xml:space="preserve">"black"</w:t>
        </w:r>
      </w:ins>
      <w:ins w:id="292" w:author="PR Preview" w:date="2026-01-01T00:00:00Z">
        <w:r>
          <w:rPr>
            <w:rStyle w:val="NormalTok"/>
          </w:rPr>
          <w:t xml:space="preserve">)</w:t>
        </w:r>
      </w:ins>
      <w:ins w:id="293" w:author="PR Preview" w:date="2026-01-01T00:00:00Z">
        <w:r>
          <w:br/>
        </w:r>
      </w:ins>
      <w:ins w:id="294" w:author="PR Preview" w:date="2026-01-01T00:00:00Z">
        <w:r>
          <w:rPr>
            <w:rStyle w:val="NormalTok"/>
          </w:rPr>
          <w:t xml:space="preserve">ax.plot(wcgs[</w:t>
        </w:r>
      </w:ins>
      <w:ins w:id="295" w:author="PR Preview" w:date="2026-01-01T00:00:00Z">
        <w:r>
          <w:rPr>
            <w:rStyle w:val="StringTok"/>
          </w:rPr>
          <w:t xml:space="preserve">"bmi"</w:t>
        </w:r>
      </w:ins>
      <w:ins w:id="296" w:author="PR Preview" w:date="2026-01-01T00:00:00Z">
        <w:r>
          <w:rPr>
            <w:rStyle w:val="NormalTok"/>
          </w:rPr>
          <w:t xml:space="preserve">], fitted_bmi)</w:t>
        </w:r>
      </w:ins>
      <w:ins w:id="297" w:author="PR Preview" w:date="2026-01-01T00:00:00Z">
        <w:r>
          <w:br/>
        </w:r>
      </w:ins>
      <w:ins w:id="298" w:author="PR Preview" w:date="2026-01-01T00:00:00Z">
        <w:r>
          <w:rPr>
            <w:rStyle w:val="NormalTok"/>
          </w:rPr>
          <w:t xml:space="preserve">ax.set_xlabel(</w:t>
        </w:r>
      </w:ins>
      <w:ins w:id="299" w:author="PR Preview" w:date="2026-01-01T00:00:00Z">
        <w:r>
          <w:rPr>
            <w:rStyle w:val="StringTok"/>
          </w:rPr>
          <w:t xml:space="preserve">"Body mass index (bmi)"</w:t>
        </w:r>
      </w:ins>
      <w:ins w:id="300" w:author="PR Preview" w:date="2026-01-01T00:00:00Z">
        <w:r>
          <w:rPr>
            <w:rStyle w:val="NormalTok"/>
          </w:rPr>
          <w:t xml:space="preserve">)</w:t>
        </w:r>
      </w:ins>
      <w:ins w:id="301" w:author="PR Preview" w:date="2026-01-01T00:00:00Z">
        <w:r>
          <w:br/>
        </w:r>
      </w:ins>
      <w:ins w:id="302" w:author="PR Preview" w:date="2026-01-01T00:00:00Z">
        <w:r>
          <w:rPr>
            <w:rStyle w:val="NormalTok"/>
          </w:rPr>
          <w:t xml:space="preserve">ax.set_ylabel(</w:t>
        </w:r>
      </w:ins>
      <w:ins w:id="303" w:author="PR Preview" w:date="2026-01-01T00:00:00Z">
        <w:r>
          <w:rPr>
            <w:rStyle w:val="StringTok"/>
          </w:rPr>
          <w:t xml:space="preserve">"Fitted chd"</w:t>
        </w:r>
      </w:ins>
      <w:ins w:id="304" w:author="PR Preview" w:date="2026-01-01T00:00:00Z">
        <w:r>
          <w:rPr>
            <w:rStyle w:val="NormalTok"/>
          </w:rPr>
          <w:t xml:space="preserve">)</w:t>
        </w:r>
      </w:ins>
      <w:ins w:id="305" w:author="PR Preview" w:date="2026-01-01T00:00:00Z">
        <w:r>
          <w:br/>
        </w:r>
      </w:ins>
      <w:ins w:id="306" w:author="PR Preview" w:date="2026-01-01T00:00:00Z">
        <w:r>
          <w:rPr>
            <w:rStyle w:val="NormalTok"/>
          </w:rPr>
          <w:t xml:space="preserve">plt.show()</w:t>
        </w:r>
      </w:ins>
    </w:p>
    <w:p>
      <w:pPr>
        <w:pStyle w:val="CaptionedFigure"/>
      </w:pPr>
      <w:ins w:id="307" w:author="PR Preview" w:date="2026-01-01T00:00:00Z">
        <w:r>
          <w:drawing>
            <wp:inline>
              <wp:extent cx="4572000" cy="3657600"/>
              <wp:effectExtent b="0" l="0" r="0" t="0"/>
              <wp:docPr descr="Fitted line of chd on bmi in the WCGS data, with a rug of the men with chd = 1 along the top and chd = 0 along the bottom." title="" id="14" name="Picture"/>
              <a:graphic>
                <a:graphicData uri="http://schemas.openxmlformats.org/drawingml/2006/picture">
                  <pic:pic>
                    <pic:nvPicPr>
                      <pic:cNvPr descr="binary-outcomes_files/figure-docx/unnamed-chunk-5-1.png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0" cy="365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ImageCaption"/>
      </w:pPr>
      <w:ins w:id="308" w:author="PR Preview" w:date="2026-01-01T00:00:00Z">
        <w:r>
          <w:t xml:space="preserve">Fitted line of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rPr>
            <w:rStyle w:val="VerbatimChar"/>
          </w:rPr>
          <w:t xml:space="preserve">chd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on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rPr>
            <w:rStyle w:val="VerbatimChar"/>
          </w:rPr>
          <w:t xml:space="preserve">bmi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in the WCGS data, with a rug of the men with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rPr>
            <w:rStyle w:val="VerbatimChar"/>
          </w:rPr>
          <w:t xml:space="preserve">chd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= 1 along the top and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rPr>
            <w:rStyle w:val="VerbatimChar"/>
          </w:rPr>
          <w:t xml:space="preserve">chd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= 0 along the bottom.</w:t>
        </w:r>
      </w:ins>
    </w:p>
    <w:bookmarkEnd w:id="16"/>
    <w:bookmarkEnd w:id="17"/>
    <w:bookmarkStart w:id="25" w:name="two-histograms"/>
    <w:p>
      <w:pPr>
        <w:pStyle w:val="Heading2"/>
      </w:pPr>
      <w:ins w:id="325" w:author="PR Preview" w:date="2026-01-01T00:00:00Z">
        <w:r>
          <w:t xml:space="preserve">0.3 Two histograms</w:t>
        </w:r>
      </w:ins>
    </w:p>
    <w:bookmarkStart w:id="24" w:name="exm-two-histograms"/>
    <w:p>
      <w:pPr>
        <w:pStyle w:val="FirstParagraph"/>
      </w:pPr>
      <w:ins w:id="326" w:author="PR Preview" w:date="2026-01-01T00:00:00Z">
        <w:r>
          <w:rPr>
            <w:b/>
            <w:bCs/>
          </w:rPr>
          <w:t xml:space="preserve">Example 2 (Two histograms of the WCGS feature)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 histogram of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rPr>
            <w:rStyle w:val="VerbatimChar"/>
          </w:rPr>
          <w:t xml:space="preserve">bmi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for the men with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rPr>
            <w:rStyle w:val="VerbatimChar"/>
          </w:rPr>
          <w:t xml:space="preserve">chd</w:t>
        </w:r>
      </w:ins>
      <w:ins w:id="335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  <m:r>
          <m:t>0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stands on the line</w:t>
        </w:r>
      </w:ins>
      <w:ins w:id="33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339" w:author="PR Preview" w:date="2026-01-01T00:00:00Z">
        <w:r>
          <w:t xml:space="preserve">.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 histogram for the men with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rPr>
            <w:rStyle w:val="VerbatimChar"/>
          </w:rPr>
          <w:t xml:space="preserve">chd</w:t>
        </w:r>
      </w:ins>
      <w:ins w:id="344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  <m:r>
          <m:t>1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hangs down from the line</w:t>
        </w:r>
      </w:ins>
      <w:ins w:id="34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348" w:author="PR Preview" w:date="2026-01-01T00:00:00Z">
        <w:r>
          <w:t xml:space="preserve">.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Each histogram is scaled so its tallest bar is</w:t>
        </w:r>
      </w:ins>
      <w:ins w:id="351" w:author="PR Preview" w:date="2026-01-01T00:00:00Z">
        <w:r>
          <w:t xml:space="preserve"> </w:t>
        </w:r>
      </w:ins>
      <m:oMath>
        <m:r>
          <m:t>0.3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high, because there are far fewer cases than non-cases and the raw counts would hide the smaller group.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The heights then show each group’s shape, not how many men it holds.</w:t>
        </w:r>
      </w:ins>
    </w:p>
    <w:p>
      <w:pPr>
        <w:pStyle w:val="Heading3"/>
      </w:pPr>
      <w:ins w:id="356" w:author="PR Preview" w:date="2026-01-01T00:00:00Z">
        <w:r>
          <w:t xml:space="preserve">R</w:t>
        </w:r>
      </w:ins>
    </w:p>
    <w:p>
      <w:pPr>
        <w:pStyle w:val="SourceCode"/>
      </w:pPr>
      <w:ins w:id="357" w:author="PR Preview" w:date="2026-01-01T00:00:00Z">
        <w:r>
          <w:rPr>
            <w:rStyle w:val="NormalTok"/>
          </w:rPr>
          <w:t xml:space="preserve">breaks </w:t>
        </w:r>
      </w:ins>
      <w:ins w:id="358" w:author="PR Preview" w:date="2026-01-01T00:00:00Z">
        <w:r>
          <w:rPr>
            <w:rStyle w:val="OtherTok"/>
          </w:rPr>
          <w:t xml:space="preserve">&lt;-</w:t>
        </w:r>
      </w:ins>
      <w:ins w:id="359" w:author="PR Preview" w:date="2026-01-01T00:00:00Z">
        <w:r>
          <w:rPr>
            <w:rStyle w:val="NormalTok"/>
          </w:rPr>
          <w:t xml:space="preserve"> </w:t>
        </w:r>
      </w:ins>
      <w:ins w:id="360" w:author="PR Preview" w:date="2026-01-01T00:00:00Z">
        <w:r>
          <w:rPr>
            <w:rStyle w:val="FunctionTok"/>
          </w:rPr>
          <w:t xml:space="preserve">seq</w:t>
        </w:r>
      </w:ins>
      <w:ins w:id="361" w:author="PR Preview" w:date="2026-01-01T00:00:00Z">
        <w:r>
          <w:rPr>
            <w:rStyle w:val="NormalTok"/>
          </w:rPr>
          <w:t xml:space="preserve">(</w:t>
        </w:r>
      </w:ins>
      <w:ins w:id="362" w:author="PR Preview" w:date="2026-01-01T00:00:00Z">
        <w:r>
          <w:rPr>
            <w:rStyle w:val="FunctionTok"/>
          </w:rPr>
          <w:t xml:space="preserve">floor</w:t>
        </w:r>
      </w:ins>
      <w:ins w:id="363" w:author="PR Preview" w:date="2026-01-01T00:00:00Z">
        <w:r>
          <w:rPr>
            <w:rStyle w:val="NormalTok"/>
          </w:rPr>
          <w:t xml:space="preserve">(</w:t>
        </w:r>
      </w:ins>
      <w:ins w:id="364" w:author="PR Preview" w:date="2026-01-01T00:00:00Z">
        <w:r>
          <w:rPr>
            <w:rStyle w:val="FunctionTok"/>
          </w:rPr>
          <w:t xml:space="preserve">min</w:t>
        </w:r>
      </w:ins>
      <w:ins w:id="365" w:author="PR Preview" w:date="2026-01-01T00:00:00Z">
        <w:r>
          <w:rPr>
            <w:rStyle w:val="NormalTok"/>
          </w:rPr>
          <w:t xml:space="preserve">(wcgs</w:t>
        </w:r>
      </w:ins>
      <w:ins w:id="366" w:author="PR Preview" w:date="2026-01-01T00:00:00Z">
        <w:r>
          <w:rPr>
            <w:rStyle w:val="SpecialCharTok"/>
          </w:rPr>
          <w:t xml:space="preserve">$</w:t>
        </w:r>
      </w:ins>
      <w:ins w:id="367" w:author="PR Preview" w:date="2026-01-01T00:00:00Z">
        <w:r>
          <w:rPr>
            <w:rStyle w:val="NormalTok"/>
          </w:rPr>
          <w:t xml:space="preserve">bmi)), </w:t>
        </w:r>
      </w:ins>
      <w:ins w:id="368" w:author="PR Preview" w:date="2026-01-01T00:00:00Z">
        <w:r>
          <w:rPr>
            <w:rStyle w:val="FunctionTok"/>
          </w:rPr>
          <w:t xml:space="preserve">ceiling</w:t>
        </w:r>
      </w:ins>
      <w:ins w:id="369" w:author="PR Preview" w:date="2026-01-01T00:00:00Z">
        <w:r>
          <w:rPr>
            <w:rStyle w:val="NormalTok"/>
          </w:rPr>
          <w:t xml:space="preserve">(</w:t>
        </w:r>
      </w:ins>
      <w:ins w:id="370" w:author="PR Preview" w:date="2026-01-01T00:00:00Z">
        <w:r>
          <w:rPr>
            <w:rStyle w:val="FunctionTok"/>
          </w:rPr>
          <w:t xml:space="preserve">max</w:t>
        </w:r>
      </w:ins>
      <w:ins w:id="371" w:author="PR Preview" w:date="2026-01-01T00:00:00Z">
        <w:r>
          <w:rPr>
            <w:rStyle w:val="NormalTok"/>
          </w:rPr>
          <w:t xml:space="preserve">(wcgs</w:t>
        </w:r>
      </w:ins>
      <w:ins w:id="372" w:author="PR Preview" w:date="2026-01-01T00:00:00Z">
        <w:r>
          <w:rPr>
            <w:rStyle w:val="SpecialCharTok"/>
          </w:rPr>
          <w:t xml:space="preserve">$</w:t>
        </w:r>
      </w:ins>
      <w:ins w:id="373" w:author="PR Preview" w:date="2026-01-01T00:00:00Z">
        <w:r>
          <w:rPr>
            <w:rStyle w:val="NormalTok"/>
          </w:rPr>
          <w:t xml:space="preserve">bmi)), </w:t>
        </w:r>
      </w:ins>
      <w:ins w:id="374" w:author="PR Preview" w:date="2026-01-01T00:00:00Z">
        <w:r>
          <w:rPr>
            <w:rStyle w:val="AttributeTok"/>
          </w:rPr>
          <w:t xml:space="preserve">by =</w:t>
        </w:r>
      </w:ins>
      <w:ins w:id="375" w:author="PR Preview" w:date="2026-01-01T00:00:00Z">
        <w:r>
          <w:rPr>
            <w:rStyle w:val="NormalTok"/>
          </w:rPr>
          <w:t xml:space="preserve"> </w:t>
        </w:r>
      </w:ins>
      <w:ins w:id="376" w:author="PR Preview" w:date="2026-01-01T00:00:00Z">
        <w:r>
          <w:rPr>
            <w:rStyle w:val="DecValTok"/>
          </w:rPr>
          <w:t xml:space="preserve">1</w:t>
        </w:r>
      </w:ins>
      <w:ins w:id="377" w:author="PR Preview" w:date="2026-01-01T00:00:00Z">
        <w:r>
          <w:rPr>
            <w:rStyle w:val="NormalTok"/>
          </w:rPr>
          <w:t xml:space="preserve">)</w:t>
        </w:r>
      </w:ins>
      <w:ins w:id="378" w:author="PR Preview" w:date="2026-01-01T00:00:00Z">
        <w:r>
          <w:br/>
        </w:r>
      </w:ins>
      <w:ins w:id="379" w:author="PR Preview" w:date="2026-01-01T00:00:00Z">
        <w:r>
          <w:rPr>
            <w:rStyle w:val="NormalTok"/>
          </w:rPr>
          <w:t xml:space="preserve">bars </w:t>
        </w:r>
      </w:ins>
      <w:ins w:id="380" w:author="PR Preview" w:date="2026-01-01T00:00:00Z">
        <w:r>
          <w:rPr>
            <w:rStyle w:val="OtherTok"/>
          </w:rPr>
          <w:t xml:space="preserve">&lt;-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ControlFlowTok"/>
          </w:rPr>
          <w:t xml:space="preserve">function</w:t>
        </w:r>
      </w:ins>
      <w:ins w:id="383" w:author="PR Preview" w:date="2026-01-01T00:00:00Z">
        <w:r>
          <w:rPr>
            <w:rStyle w:val="NormalTok"/>
          </w:rPr>
          <w:t xml:space="preserve">(data, chd_value) {</w:t>
        </w:r>
      </w:ins>
      <w:ins w:id="384" w:author="PR Preview" w:date="2026-01-01T00:00:00Z">
        <w:r>
          <w:br/>
        </w:r>
      </w:ins>
      <w:ins w:id="385" w:author="PR Preview" w:date="2026-01-01T00:00:00Z">
        <w:r>
          <w:rPr>
            <w:rStyle w:val="NormalTok"/>
          </w:rPr>
          <w:t xml:space="preserve">  counts </w:t>
        </w:r>
      </w:ins>
      <w:ins w:id="386" w:author="PR Preview" w:date="2026-01-01T00:00:00Z">
        <w:r>
          <w:rPr>
            <w:rStyle w:val="OtherTok"/>
          </w:rPr>
          <w:t xml:space="preserve">&lt;-</w:t>
        </w:r>
      </w:ins>
      <w:ins w:id="387" w:author="PR Preview" w:date="2026-01-01T00:00:00Z">
        <w:r>
          <w:rPr>
            <w:rStyle w:val="NormalTok"/>
          </w:rPr>
          <w:t xml:space="preserve"> </w:t>
        </w:r>
      </w:ins>
      <w:ins w:id="388" w:author="PR Preview" w:date="2026-01-01T00:00:00Z">
        <w:r>
          <w:rPr>
            <w:rStyle w:val="FunctionTok"/>
          </w:rPr>
          <w:t xml:space="preserve">hist</w:t>
        </w:r>
      </w:ins>
      <w:ins w:id="389" w:author="PR Preview" w:date="2026-01-01T00:00:00Z">
        <w:r>
          <w:rPr>
            <w:rStyle w:val="NormalTok"/>
          </w:rPr>
          <w:t xml:space="preserve">(data</w:t>
        </w:r>
      </w:ins>
      <w:ins w:id="390" w:author="PR Preview" w:date="2026-01-01T00:00:00Z">
        <w:r>
          <w:rPr>
            <w:rStyle w:val="SpecialCharTok"/>
          </w:rPr>
          <w:t xml:space="preserve">$</w:t>
        </w:r>
      </w:ins>
      <w:ins w:id="391" w:author="PR Preview" w:date="2026-01-01T00:00:00Z">
        <w:r>
          <w:rPr>
            <w:rStyle w:val="NormalTok"/>
          </w:rPr>
          <w:t xml:space="preserve">bmi[data</w:t>
        </w:r>
      </w:ins>
      <w:ins w:id="392" w:author="PR Preview" w:date="2026-01-01T00:00:00Z">
        <w:r>
          <w:rPr>
            <w:rStyle w:val="SpecialCharTok"/>
          </w:rPr>
          <w:t xml:space="preserve">$</w:t>
        </w:r>
      </w:ins>
      <w:ins w:id="393" w:author="PR Preview" w:date="2026-01-01T00:00:00Z">
        <w:r>
          <w:rPr>
            <w:rStyle w:val="NormalTok"/>
          </w:rPr>
          <w:t xml:space="preserve">chd </w:t>
        </w:r>
      </w:ins>
      <w:ins w:id="394" w:author="PR Preview" w:date="2026-01-01T00:00:00Z">
        <w:r>
          <w:rPr>
            <w:rStyle w:val="SpecialCharTok"/>
          </w:rPr>
          <w:t xml:space="preserve">==</w:t>
        </w:r>
      </w:ins>
      <w:ins w:id="395" w:author="PR Preview" w:date="2026-01-01T00:00:00Z">
        <w:r>
          <w:rPr>
            <w:rStyle w:val="NormalTok"/>
          </w:rPr>
          <w:t xml:space="preserve"> chd_value], </w:t>
        </w:r>
      </w:ins>
      <w:ins w:id="396" w:author="PR Preview" w:date="2026-01-01T00:00:00Z">
        <w:r>
          <w:rPr>
            <w:rStyle w:val="AttributeTok"/>
          </w:rPr>
          <w:t xml:space="preserve">breaks =</w:t>
        </w:r>
      </w:ins>
      <w:ins w:id="397" w:author="PR Preview" w:date="2026-01-01T00:00:00Z">
        <w:r>
          <w:rPr>
            <w:rStyle w:val="NormalTok"/>
          </w:rPr>
          <w:t xml:space="preserve"> breaks,</w:t>
        </w:r>
      </w:ins>
      <w:ins w:id="398" w:author="PR Preview" w:date="2026-01-01T00:00:00Z">
        <w:r>
          <w:br/>
        </w:r>
      </w:ins>
      <w:ins w:id="399" w:author="PR Preview" w:date="2026-01-01T00:00:00Z">
        <w:r>
          <w:rPr>
            <w:rStyle w:val="NormalTok"/>
          </w:rPr>
          <w:t xml:space="preserve">                 </w:t>
        </w:r>
      </w:ins>
      <w:ins w:id="400" w:author="PR Preview" w:date="2026-01-01T00:00:00Z">
        <w:r>
          <w:rPr>
            <w:rStyle w:val="AttributeTok"/>
          </w:rPr>
          <w:t xml:space="preserve">plot =</w:t>
        </w:r>
      </w:ins>
      <w:ins w:id="401" w:author="PR Preview" w:date="2026-01-01T00:00:00Z">
        <w:r>
          <w:rPr>
            <w:rStyle w:val="NormalTok"/>
          </w:rPr>
          <w:t xml:space="preserve"> </w:t>
        </w:r>
      </w:ins>
      <w:ins w:id="402" w:author="PR Preview" w:date="2026-01-01T00:00:00Z">
        <w:r>
          <w:rPr>
            <w:rStyle w:val="ConstantTok"/>
          </w:rPr>
          <w:t xml:space="preserve">FALSE</w:t>
        </w:r>
      </w:ins>
      <w:ins w:id="403" w:author="PR Preview" w:date="2026-01-01T00:00:00Z">
        <w:r>
          <w:rPr>
            <w:rStyle w:val="NormalTok"/>
          </w:rPr>
          <w:t xml:space="preserve">)</w:t>
        </w:r>
      </w:ins>
      <w:ins w:id="404" w:author="PR Preview" w:date="2026-01-01T00:00:00Z">
        <w:r>
          <w:rPr>
            <w:rStyle w:val="SpecialCharTok"/>
          </w:rPr>
          <w:t xml:space="preserve">$</w:t>
        </w:r>
      </w:ins>
      <w:ins w:id="405" w:author="PR Preview" w:date="2026-01-01T00:00:00Z">
        <w:r>
          <w:rPr>
            <w:rStyle w:val="NormalTok"/>
          </w:rPr>
          <w:t xml:space="preserve">counts</w:t>
        </w:r>
      </w:ins>
      <w:ins w:id="406" w:author="PR Preview" w:date="2026-01-01T00:00:00Z">
        <w:r>
          <w:br/>
        </w:r>
      </w:ins>
      <w:ins w:id="407" w:author="PR Preview" w:date="2026-01-01T00:00:00Z">
        <w:r>
          <w:rPr>
            <w:rStyle w:val="NormalTok"/>
          </w:rPr>
          <w:t xml:space="preserve">  tibble</w:t>
        </w:r>
      </w:ins>
      <w:ins w:id="408" w:author="PR Preview" w:date="2026-01-01T00:00:00Z">
        <w:r>
          <w:rPr>
            <w:rStyle w:val="SpecialCharTok"/>
          </w:rPr>
          <w:t xml:space="preserve">::</w:t>
        </w:r>
      </w:ins>
      <w:ins w:id="409" w:author="PR Preview" w:date="2026-01-01T00:00:00Z">
        <w:r>
          <w:rPr>
            <w:rStyle w:val="FunctionTok"/>
          </w:rPr>
          <w:t xml:space="preserve">tibble</w:t>
        </w:r>
      </w:ins>
      <w:ins w:id="410" w:author="PR Preview" w:date="2026-01-01T00:00:00Z">
        <w:r>
          <w:rPr>
            <w:rStyle w:val="NormalTok"/>
          </w:rPr>
          <w:t xml:space="preserve">(</w:t>
        </w:r>
      </w:ins>
      <w:ins w:id="411" w:author="PR Preview" w:date="2026-01-01T00:00:00Z">
        <w:r>
          <w:rPr>
            <w:rStyle w:val="AttributeTok"/>
          </w:rPr>
          <w:t xml:space="preserve">xmin =</w:t>
        </w:r>
      </w:ins>
      <w:ins w:id="412" w:author="PR Preview" w:date="2026-01-01T00:00:00Z">
        <w:r>
          <w:rPr>
            <w:rStyle w:val="NormalTok"/>
          </w:rPr>
          <w:t xml:space="preserve"> </w:t>
        </w:r>
      </w:ins>
      <w:ins w:id="413" w:author="PR Preview" w:date="2026-01-01T00:00:00Z">
        <w:r>
          <w:rPr>
            <w:rStyle w:val="FunctionTok"/>
          </w:rPr>
          <w:t xml:space="preserve">head</w:t>
        </w:r>
      </w:ins>
      <w:ins w:id="414" w:author="PR Preview" w:date="2026-01-01T00:00:00Z">
        <w:r>
          <w:rPr>
            <w:rStyle w:val="NormalTok"/>
          </w:rPr>
          <w:t xml:space="preserve">(breaks, </w:t>
        </w:r>
      </w:ins>
      <w:ins w:id="415" w:author="PR Preview" w:date="2026-01-01T00:00:00Z">
        <w:r>
          <w:rPr>
            <w:rStyle w:val="SpecialCharTok"/>
          </w:rPr>
          <w:t xml:space="preserve">-</w:t>
        </w:r>
      </w:ins>
      <w:ins w:id="416" w:author="PR Preview" w:date="2026-01-01T00:00:00Z">
        <w:r>
          <w:rPr>
            <w:rStyle w:val="DecValTok"/>
          </w:rPr>
          <w:t xml:space="preserve">1</w:t>
        </w:r>
      </w:ins>
      <w:ins w:id="417" w:author="PR Preview" w:date="2026-01-01T00:00:00Z">
        <w:r>
          <w:rPr>
            <w:rStyle w:val="NormalTok"/>
          </w:rPr>
          <w:t xml:space="preserve">), </w:t>
        </w:r>
      </w:ins>
      <w:ins w:id="418" w:author="PR Preview" w:date="2026-01-01T00:00:00Z">
        <w:r>
          <w:rPr>
            <w:rStyle w:val="AttributeTok"/>
          </w:rPr>
          <w:t xml:space="preserve">xmax =</w:t>
        </w:r>
      </w:ins>
      <w:ins w:id="419" w:author="PR Preview" w:date="2026-01-01T00:00:00Z">
        <w:r>
          <w:rPr>
            <w:rStyle w:val="NormalTok"/>
          </w:rPr>
          <w:t xml:space="preserve"> </w:t>
        </w:r>
      </w:ins>
      <w:ins w:id="420" w:author="PR Preview" w:date="2026-01-01T00:00:00Z">
        <w:r>
          <w:rPr>
            <w:rStyle w:val="FunctionTok"/>
          </w:rPr>
          <w:t xml:space="preserve">tail</w:t>
        </w:r>
      </w:ins>
      <w:ins w:id="421" w:author="PR Preview" w:date="2026-01-01T00:00:00Z">
        <w:r>
          <w:rPr>
            <w:rStyle w:val="NormalTok"/>
          </w:rPr>
          <w:t xml:space="preserve">(breaks, </w:t>
        </w:r>
      </w:ins>
      <w:ins w:id="422" w:author="PR Preview" w:date="2026-01-01T00:00:00Z">
        <w:r>
          <w:rPr>
            <w:rStyle w:val="SpecialCharTok"/>
          </w:rPr>
          <w:t xml:space="preserve">-</w:t>
        </w:r>
      </w:ins>
      <w:ins w:id="423" w:author="PR Preview" w:date="2026-01-01T00:00:00Z">
        <w:r>
          <w:rPr>
            <w:rStyle w:val="DecValTok"/>
          </w:rPr>
          <w:t xml:space="preserve">1</w:t>
        </w:r>
      </w:ins>
      <w:ins w:id="424" w:author="PR Preview" w:date="2026-01-01T00:00:00Z">
        <w:r>
          <w:rPr>
            <w:rStyle w:val="NormalTok"/>
          </w:rPr>
          <w:t xml:space="preserve">),</w:t>
        </w:r>
      </w:ins>
      <w:ins w:id="425" w:author="PR Preview" w:date="2026-01-01T00:00:00Z">
        <w:r>
          <w:br/>
        </w:r>
      </w:ins>
      <w:ins w:id="426" w:author="PR Preview" w:date="2026-01-01T00:00:00Z">
        <w:r>
          <w:rPr>
            <w:rStyle w:val="NormalTok"/>
          </w:rPr>
          <w:t xml:space="preserve">                 </w:t>
        </w:r>
      </w:ins>
      <w:ins w:id="427" w:author="PR Preview" w:date="2026-01-01T00:00:00Z">
        <w:r>
          <w:rPr>
            <w:rStyle w:val="AttributeTok"/>
          </w:rPr>
          <w:t xml:space="preserve">height =</w:t>
        </w:r>
      </w:ins>
      <w:ins w:id="428" w:author="PR Preview" w:date="2026-01-01T00:00:00Z">
        <w:r>
          <w:rPr>
            <w:rStyle w:val="NormalTok"/>
          </w:rPr>
          <w:t xml:space="preserve"> </w:t>
        </w:r>
      </w:ins>
      <w:ins w:id="429" w:author="PR Preview" w:date="2026-01-01T00:00:00Z">
        <w:r>
          <w:rPr>
            <w:rStyle w:val="FloatTok"/>
          </w:rPr>
          <w:t xml:space="preserve">0.3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SpecialCharTok"/>
          </w:rPr>
          <w:t xml:space="preserve">*</w:t>
        </w:r>
      </w:ins>
      <w:ins w:id="432" w:author="PR Preview" w:date="2026-01-01T00:00:00Z">
        <w:r>
          <w:rPr>
            <w:rStyle w:val="NormalTok"/>
          </w:rPr>
          <w:t xml:space="preserve"> counts </w:t>
        </w:r>
      </w:ins>
      <w:ins w:id="433" w:author="PR Preview" w:date="2026-01-01T00:00:00Z">
        <w:r>
          <w:rPr>
            <w:rStyle w:val="SpecialCharTok"/>
          </w:rPr>
          <w:t xml:space="preserve">/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max</w:t>
        </w:r>
      </w:ins>
      <w:ins w:id="436" w:author="PR Preview" w:date="2026-01-01T00:00:00Z">
        <w:r>
          <w:rPr>
            <w:rStyle w:val="NormalTok"/>
          </w:rPr>
          <w:t xml:space="preserve">(counts))</w:t>
        </w:r>
      </w:ins>
      <w:ins w:id="437" w:author="PR Preview" w:date="2026-01-01T00:00:00Z">
        <w:r>
          <w:br/>
        </w:r>
      </w:ins>
      <w:ins w:id="438" w:author="PR Preview" w:date="2026-01-01T00:00:00Z">
        <w:r>
          <w:rPr>
            <w:rStyle w:val="NormalTok"/>
          </w:rPr>
          <w:t xml:space="preserve">}</w:t>
        </w:r>
      </w:ins>
      <w:ins w:id="439" w:author="PR Preview" w:date="2026-01-01T00:00:00Z">
        <w:r>
          <w:br/>
        </w:r>
      </w:ins>
      <w:ins w:id="440" w:author="PR Preview" w:date="2026-01-01T00:00:00Z">
        <w:r>
          <w:rPr>
            <w:rStyle w:val="NormalTok"/>
          </w:rPr>
          <w:t xml:space="preserve">bars0 </w:t>
        </w:r>
      </w:ins>
      <w:ins w:id="441" w:author="PR Preview" w:date="2026-01-01T00:00:00Z">
        <w:r>
          <w:rPr>
            <w:rStyle w:val="OtherTok"/>
          </w:rPr>
          <w:t xml:space="preserve">&lt;-</w:t>
        </w:r>
      </w:ins>
      <w:ins w:id="442" w:author="PR Preview" w:date="2026-01-01T00:00:00Z">
        <w:r>
          <w:rPr>
            <w:rStyle w:val="NormalTok"/>
          </w:rPr>
          <w:t xml:space="preserve"> </w:t>
        </w:r>
      </w:ins>
      <w:ins w:id="443" w:author="PR Preview" w:date="2026-01-01T00:00:00Z">
        <w:r>
          <w:rPr>
            <w:rStyle w:val="FunctionTok"/>
          </w:rPr>
          <w:t xml:space="preserve">bars</w:t>
        </w:r>
      </w:ins>
      <w:ins w:id="444" w:author="PR Preview" w:date="2026-01-01T00:00:00Z">
        <w:r>
          <w:rPr>
            <w:rStyle w:val="NormalTok"/>
          </w:rPr>
          <w:t xml:space="preserve">(wcgs, </w:t>
        </w:r>
      </w:ins>
      <w:ins w:id="445" w:author="PR Preview" w:date="2026-01-01T00:00:00Z">
        <w:r>
          <w:rPr>
            <w:rStyle w:val="DecValTok"/>
          </w:rPr>
          <w:t xml:space="preserve">0</w:t>
        </w:r>
      </w:ins>
      <w:ins w:id="446" w:author="PR Preview" w:date="2026-01-01T00:00:00Z">
        <w:r>
          <w:rPr>
            <w:rStyle w:val="NormalTok"/>
          </w:rPr>
          <w:t xml:space="preserve">)</w:t>
        </w:r>
      </w:ins>
      <w:ins w:id="447" w:author="PR Preview" w:date="2026-01-01T00:00:00Z">
        <w:r>
          <w:br/>
        </w:r>
      </w:ins>
      <w:ins w:id="448" w:author="PR Preview" w:date="2026-01-01T00:00:00Z">
        <w:r>
          <w:rPr>
            <w:rStyle w:val="NormalTok"/>
          </w:rPr>
          <w:t xml:space="preserve">bars1 </w:t>
        </w:r>
      </w:ins>
      <w:ins w:id="449" w:author="PR Preview" w:date="2026-01-01T00:00:00Z">
        <w:r>
          <w:rPr>
            <w:rStyle w:val="OtherTok"/>
          </w:rPr>
          <w:t xml:space="preserve">&lt;-</w:t>
        </w:r>
      </w:ins>
      <w:ins w:id="450" w:author="PR Preview" w:date="2026-01-01T00:00:00Z">
        <w:r>
          <w:rPr>
            <w:rStyle w:val="NormalTok"/>
          </w:rPr>
          <w:t xml:space="preserve"> </w:t>
        </w:r>
      </w:ins>
      <w:ins w:id="451" w:author="PR Preview" w:date="2026-01-01T00:00:00Z">
        <w:r>
          <w:rPr>
            <w:rStyle w:val="FunctionTok"/>
          </w:rPr>
          <w:t xml:space="preserve">bars</w:t>
        </w:r>
      </w:ins>
      <w:ins w:id="452" w:author="PR Preview" w:date="2026-01-01T00:00:00Z">
        <w:r>
          <w:rPr>
            <w:rStyle w:val="NormalTok"/>
          </w:rPr>
          <w:t xml:space="preserve">(wcgs, </w:t>
        </w:r>
      </w:ins>
      <w:ins w:id="453" w:author="PR Preview" w:date="2026-01-01T00:00:00Z">
        <w:r>
          <w:rPr>
            <w:rStyle w:val="DecValTok"/>
          </w:rPr>
          <w:t xml:space="preserve">1</w:t>
        </w:r>
      </w:ins>
      <w:ins w:id="454" w:author="PR Preview" w:date="2026-01-01T00:00:00Z">
        <w:r>
          <w:rPr>
            <w:rStyle w:val="NormalTok"/>
          </w:rPr>
          <w:t xml:space="preserve">)</w:t>
        </w:r>
      </w:ins>
      <w:ins w:id="455" w:author="PR Preview" w:date="2026-01-01T00:00:00Z">
        <w:r>
          <w:br/>
        </w:r>
      </w:ins>
      <w:ins w:id="456" w:author="PR Preview" w:date="2026-01-01T00:00:00Z">
        <w:r>
          <w:rPr>
            <w:rStyle w:val="FunctionTok"/>
          </w:rPr>
          <w:t xml:space="preserve">ggplot</w:t>
        </w:r>
      </w:ins>
      <w:ins w:id="457" w:author="PR Preview" w:date="2026-01-01T00:00:00Z">
        <w:r>
          <w:rPr>
            <w:rStyle w:val="NormalTok"/>
          </w:rPr>
          <w:t xml:space="preserve">(wcgs, </w:t>
        </w:r>
      </w:ins>
      <w:ins w:id="458" w:author="PR Preview" w:date="2026-01-01T00:00:00Z">
        <w:r>
          <w:rPr>
            <w:rStyle w:val="FunctionTok"/>
          </w:rPr>
          <w:t xml:space="preserve">aes</w:t>
        </w:r>
      </w:ins>
      <w:ins w:id="459" w:author="PR Preview" w:date="2026-01-01T00:00:00Z">
        <w:r>
          <w:rPr>
            <w:rStyle w:val="NormalTok"/>
          </w:rPr>
          <w:t xml:space="preserve">(bmi, chd)) </w:t>
        </w:r>
      </w:ins>
      <w:ins w:id="460" w:author="PR Preview" w:date="2026-01-01T00:00:00Z">
        <w:r>
          <w:rPr>
            <w:rStyle w:val="SpecialCharTok"/>
          </w:rPr>
          <w:t xml:space="preserve">+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NormalTok"/>
          </w:rPr>
          <w:t xml:space="preserve">  </w:t>
        </w:r>
      </w:ins>
      <w:ins w:id="463" w:author="PR Preview" w:date="2026-01-01T00:00:00Z">
        <w:r>
          <w:rPr>
            <w:rStyle w:val="FunctionTok"/>
          </w:rPr>
          <w:t xml:space="preserve">geom_rect</w:t>
        </w:r>
      </w:ins>
      <w:ins w:id="464" w:author="PR Preview" w:date="2026-01-01T00:00:00Z">
        <w:r>
          <w:rPr>
            <w:rStyle w:val="NormalTok"/>
          </w:rPr>
          <w:t xml:space="preserve">(</w:t>
        </w:r>
      </w:ins>
      <w:ins w:id="465" w:author="PR Preview" w:date="2026-01-01T00:00:00Z">
        <w:r>
          <w:rPr>
            <w:rStyle w:val="AttributeTok"/>
          </w:rPr>
          <w:t xml:space="preserve">data =</w:t>
        </w:r>
      </w:ins>
      <w:ins w:id="466" w:author="PR Preview" w:date="2026-01-01T00:00:00Z">
        <w:r>
          <w:rPr>
            <w:rStyle w:val="NormalTok"/>
          </w:rPr>
          <w:t xml:space="preserve"> bars0,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NormalTok"/>
          </w:rPr>
          <w:t xml:space="preserve">            </w:t>
        </w:r>
      </w:ins>
      <w:ins w:id="469" w:author="PR Preview" w:date="2026-01-01T00:00:00Z">
        <w:r>
          <w:rPr>
            <w:rStyle w:val="FunctionTok"/>
          </w:rPr>
          <w:t xml:space="preserve">aes</w:t>
        </w:r>
      </w:ins>
      <w:ins w:id="470" w:author="PR Preview" w:date="2026-01-01T00:00:00Z">
        <w:r>
          <w:rPr>
            <w:rStyle w:val="NormalTok"/>
          </w:rPr>
          <w:t xml:space="preserve">(</w:t>
        </w:r>
      </w:ins>
      <w:ins w:id="471" w:author="PR Preview" w:date="2026-01-01T00:00:00Z">
        <w:r>
          <w:rPr>
            <w:rStyle w:val="AttributeTok"/>
          </w:rPr>
          <w:t xml:space="preserve">xmin =</w:t>
        </w:r>
      </w:ins>
      <w:ins w:id="472" w:author="PR Preview" w:date="2026-01-01T00:00:00Z">
        <w:r>
          <w:rPr>
            <w:rStyle w:val="NormalTok"/>
          </w:rPr>
          <w:t xml:space="preserve"> xmin, </w:t>
        </w:r>
      </w:ins>
      <w:ins w:id="473" w:author="PR Preview" w:date="2026-01-01T00:00:00Z">
        <w:r>
          <w:rPr>
            <w:rStyle w:val="AttributeTok"/>
          </w:rPr>
          <w:t xml:space="preserve">xmax =</w:t>
        </w:r>
      </w:ins>
      <w:ins w:id="474" w:author="PR Preview" w:date="2026-01-01T00:00:00Z">
        <w:r>
          <w:rPr>
            <w:rStyle w:val="NormalTok"/>
          </w:rPr>
          <w:t xml:space="preserve"> xmax, </w:t>
        </w:r>
      </w:ins>
      <w:ins w:id="475" w:author="PR Preview" w:date="2026-01-01T00:00:00Z">
        <w:r>
          <w:rPr>
            <w:rStyle w:val="AttributeTok"/>
          </w:rPr>
          <w:t xml:space="preserve">ymin =</w:t>
        </w:r>
      </w:ins>
      <w:ins w:id="476" w:author="PR Preview" w:date="2026-01-01T00:00:00Z">
        <w:r>
          <w:rPr>
            <w:rStyle w:val="NormalTok"/>
          </w:rPr>
          <w:t xml:space="preserve"> </w:t>
        </w:r>
      </w:ins>
      <w:ins w:id="477" w:author="PR Preview" w:date="2026-01-01T00:00:00Z">
        <w:r>
          <w:rPr>
            <w:rStyle w:val="DecValTok"/>
          </w:rPr>
          <w:t xml:space="preserve">0</w:t>
        </w:r>
      </w:ins>
      <w:ins w:id="478" w:author="PR Preview" w:date="2026-01-01T00:00:00Z">
        <w:r>
          <w:rPr>
            <w:rStyle w:val="NormalTok"/>
          </w:rPr>
          <w:t xml:space="preserve">, </w:t>
        </w:r>
      </w:ins>
      <w:ins w:id="479" w:author="PR Preview" w:date="2026-01-01T00:00:00Z">
        <w:r>
          <w:rPr>
            <w:rStyle w:val="AttributeTok"/>
          </w:rPr>
          <w:t xml:space="preserve">ymax =</w:t>
        </w:r>
      </w:ins>
      <w:ins w:id="480" w:author="PR Preview" w:date="2026-01-01T00:00:00Z">
        <w:r>
          <w:rPr>
            <w:rStyle w:val="NormalTok"/>
          </w:rPr>
          <w:t xml:space="preserve"> height),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NormalTok"/>
          </w:rPr>
          <w:t xml:space="preserve">            </w:t>
        </w:r>
      </w:ins>
      <w:ins w:id="483" w:author="PR Preview" w:date="2026-01-01T00:00:00Z">
        <w:r>
          <w:rPr>
            <w:rStyle w:val="AttributeTok"/>
          </w:rPr>
          <w:t xml:space="preserve">inherit.aes =</w:t>
        </w:r>
      </w:ins>
      <w:ins w:id="484" w:author="PR Preview" w:date="2026-01-01T00:00:00Z">
        <w:r>
          <w:rPr>
            <w:rStyle w:val="NormalTok"/>
          </w:rPr>
          <w:t xml:space="preserve"> </w:t>
        </w:r>
      </w:ins>
      <w:ins w:id="485" w:author="PR Preview" w:date="2026-01-01T00:00:00Z">
        <w:r>
          <w:rPr>
            <w:rStyle w:val="ConstantTok"/>
          </w:rPr>
          <w:t xml:space="preserve">FALSE</w:t>
        </w:r>
      </w:ins>
      <w:ins w:id="486" w:author="PR Preview" w:date="2026-01-01T00:00:00Z">
        <w:r>
          <w:rPr>
            <w:rStyle w:val="NormalTok"/>
          </w:rPr>
          <w:t xml:space="preserve">, </w:t>
        </w:r>
      </w:ins>
      <w:ins w:id="487" w:author="PR Preview" w:date="2026-01-01T00:00:00Z">
        <w:r>
          <w:rPr>
            <w:rStyle w:val="AttributeTok"/>
          </w:rPr>
          <w:t xml:space="preserve">alpha =</w:t>
        </w:r>
      </w:ins>
      <w:ins w:id="488" w:author="PR Preview" w:date="2026-01-01T00:00:00Z">
        <w:r>
          <w:rPr>
            <w:rStyle w:val="NormalTok"/>
          </w:rPr>
          <w:t xml:space="preserve"> </w:t>
        </w:r>
      </w:ins>
      <w:ins w:id="489" w:author="PR Preview" w:date="2026-01-01T00:00:00Z">
        <w:r>
          <w:rPr>
            <w:rStyle w:val="FloatTok"/>
          </w:rPr>
          <w:t xml:space="preserve">0.4</w:t>
        </w:r>
      </w:ins>
      <w:ins w:id="490" w:author="PR Preview" w:date="2026-01-01T00:00:00Z">
        <w:r>
          <w:rPr>
            <w:rStyle w:val="NormalTok"/>
          </w:rPr>
          <w:t xml:space="preserve">) </w:t>
        </w:r>
      </w:ins>
      <w:ins w:id="491" w:author="PR Preview" w:date="2026-01-01T00:00:00Z">
        <w:r>
          <w:rPr>
            <w:rStyle w:val="SpecialCharTok"/>
          </w:rPr>
          <w:t xml:space="preserve">+</w:t>
        </w:r>
      </w:ins>
      <w:ins w:id="492" w:author="PR Preview" w:date="2026-01-01T00:00:00Z">
        <w:r>
          <w:br/>
        </w:r>
      </w:ins>
      <w:ins w:id="493" w:author="PR Preview" w:date="2026-01-01T00:00:00Z">
        <w:r>
          <w:rPr>
            <w:rStyle w:val="NormalTok"/>
          </w:rPr>
          <w:t xml:space="preserve">  </w:t>
        </w:r>
      </w:ins>
      <w:ins w:id="494" w:author="PR Preview" w:date="2026-01-01T00:00:00Z">
        <w:r>
          <w:rPr>
            <w:rStyle w:val="FunctionTok"/>
          </w:rPr>
          <w:t xml:space="preserve">geom_rect</w:t>
        </w:r>
      </w:ins>
      <w:ins w:id="495" w:author="PR Preview" w:date="2026-01-01T00:00:00Z">
        <w:r>
          <w:rPr>
            <w:rStyle w:val="NormalTok"/>
          </w:rPr>
          <w:t xml:space="preserve">(</w:t>
        </w:r>
      </w:ins>
      <w:ins w:id="496" w:author="PR Preview" w:date="2026-01-01T00:00:00Z">
        <w:r>
          <w:rPr>
            <w:rStyle w:val="AttributeTok"/>
          </w:rPr>
          <w:t xml:space="preserve">data =</w:t>
        </w:r>
      </w:ins>
      <w:ins w:id="497" w:author="PR Preview" w:date="2026-01-01T00:00:00Z">
        <w:r>
          <w:rPr>
            <w:rStyle w:val="NormalTok"/>
          </w:rPr>
          <w:t xml:space="preserve"> bars1,</w:t>
        </w:r>
      </w:ins>
      <w:ins w:id="498" w:author="PR Preview" w:date="2026-01-01T00:00:00Z">
        <w:r>
          <w:br/>
        </w:r>
      </w:ins>
      <w:ins w:id="499" w:author="PR Preview" w:date="2026-01-01T00:00:00Z">
        <w:r>
          <w:rPr>
            <w:rStyle w:val="NormalTok"/>
          </w:rPr>
          <w:t xml:space="preserve">            </w:t>
        </w:r>
      </w:ins>
      <w:ins w:id="500" w:author="PR Preview" w:date="2026-01-01T00:00:00Z">
        <w:r>
          <w:rPr>
            <w:rStyle w:val="FunctionTok"/>
          </w:rPr>
          <w:t xml:space="preserve">aes</w:t>
        </w:r>
      </w:ins>
      <w:ins w:id="501" w:author="PR Preview" w:date="2026-01-01T00:00:00Z">
        <w:r>
          <w:rPr>
            <w:rStyle w:val="NormalTok"/>
          </w:rPr>
          <w:t xml:space="preserve">(</w:t>
        </w:r>
      </w:ins>
      <w:ins w:id="502" w:author="PR Preview" w:date="2026-01-01T00:00:00Z">
        <w:r>
          <w:rPr>
            <w:rStyle w:val="AttributeTok"/>
          </w:rPr>
          <w:t xml:space="preserve">xmin =</w:t>
        </w:r>
      </w:ins>
      <w:ins w:id="503" w:author="PR Preview" w:date="2026-01-01T00:00:00Z">
        <w:r>
          <w:rPr>
            <w:rStyle w:val="NormalTok"/>
          </w:rPr>
          <w:t xml:space="preserve"> xmin, </w:t>
        </w:r>
      </w:ins>
      <w:ins w:id="504" w:author="PR Preview" w:date="2026-01-01T00:00:00Z">
        <w:r>
          <w:rPr>
            <w:rStyle w:val="AttributeTok"/>
          </w:rPr>
          <w:t xml:space="preserve">xmax =</w:t>
        </w:r>
      </w:ins>
      <w:ins w:id="505" w:author="PR Preview" w:date="2026-01-01T00:00:00Z">
        <w:r>
          <w:rPr>
            <w:rStyle w:val="NormalTok"/>
          </w:rPr>
          <w:t xml:space="preserve"> xmax, </w:t>
        </w:r>
      </w:ins>
      <w:ins w:id="506" w:author="PR Preview" w:date="2026-01-01T00:00:00Z">
        <w:r>
          <w:rPr>
            <w:rStyle w:val="AttributeTok"/>
          </w:rPr>
          <w:t xml:space="preserve">ymin =</w:t>
        </w:r>
      </w:ins>
      <w:ins w:id="507" w:author="PR Preview" w:date="2026-01-01T00:00:00Z">
        <w:r>
          <w:rPr>
            <w:rStyle w:val="NormalTok"/>
          </w:rPr>
          <w:t xml:space="preserve"> </w:t>
        </w:r>
      </w:ins>
      <w:ins w:id="508" w:author="PR Preview" w:date="2026-01-01T00:00:00Z">
        <w:r>
          <w:rPr>
            <w:rStyle w:val="DecValTok"/>
          </w:rPr>
          <w:t xml:space="preserve">1</w:t>
        </w:r>
      </w:ins>
      <w:ins w:id="509" w:author="PR Preview" w:date="2026-01-01T00:00:00Z">
        <w:r>
          <w:rPr>
            <w:rStyle w:val="NormalTok"/>
          </w:rPr>
          <w:t xml:space="preserve"> </w:t>
        </w:r>
      </w:ins>
      <w:ins w:id="510" w:author="PR Preview" w:date="2026-01-01T00:00:00Z">
        <w:r>
          <w:rPr>
            <w:rStyle w:val="SpecialCharTok"/>
          </w:rPr>
          <w:t xml:space="preserve">-</w:t>
        </w:r>
      </w:ins>
      <w:ins w:id="511" w:author="PR Preview" w:date="2026-01-01T00:00:00Z">
        <w:r>
          <w:rPr>
            <w:rStyle w:val="NormalTok"/>
          </w:rPr>
          <w:t xml:space="preserve"> height, </w:t>
        </w:r>
      </w:ins>
      <w:ins w:id="512" w:author="PR Preview" w:date="2026-01-01T00:00:00Z">
        <w:r>
          <w:rPr>
            <w:rStyle w:val="AttributeTok"/>
          </w:rPr>
          <w:t xml:space="preserve">ymax =</w:t>
        </w:r>
      </w:ins>
      <w:ins w:id="513" w:author="PR Preview" w:date="2026-01-01T00:00:00Z">
        <w:r>
          <w:rPr>
            <w:rStyle w:val="NormalTok"/>
          </w:rPr>
          <w:t xml:space="preserve"> </w:t>
        </w:r>
      </w:ins>
      <w:ins w:id="514" w:author="PR Preview" w:date="2026-01-01T00:00:00Z">
        <w:r>
          <w:rPr>
            <w:rStyle w:val="DecValTok"/>
          </w:rPr>
          <w:t xml:space="preserve">1</w:t>
        </w:r>
      </w:ins>
      <w:ins w:id="515" w:author="PR Preview" w:date="2026-01-01T00:00:00Z">
        <w:r>
          <w:rPr>
            <w:rStyle w:val="NormalTok"/>
          </w:rPr>
          <w:t xml:space="preserve">),</w:t>
        </w:r>
      </w:ins>
      <w:ins w:id="516" w:author="PR Preview" w:date="2026-01-01T00:00:00Z">
        <w:r>
          <w:br/>
        </w:r>
      </w:ins>
      <w:ins w:id="517" w:author="PR Preview" w:date="2026-01-01T00:00:00Z">
        <w:r>
          <w:rPr>
            <w:rStyle w:val="NormalTok"/>
          </w:rPr>
          <w:t xml:space="preserve">            </w:t>
        </w:r>
      </w:ins>
      <w:ins w:id="518" w:author="PR Preview" w:date="2026-01-01T00:00:00Z">
        <w:r>
          <w:rPr>
            <w:rStyle w:val="AttributeTok"/>
          </w:rPr>
          <w:t xml:space="preserve">inherit.aes =</w:t>
        </w:r>
      </w:ins>
      <w:ins w:id="519" w:author="PR Preview" w:date="2026-01-01T00:00:00Z">
        <w:r>
          <w:rPr>
            <w:rStyle w:val="NormalTok"/>
          </w:rPr>
          <w:t xml:space="preserve"> </w:t>
        </w:r>
      </w:ins>
      <w:ins w:id="520" w:author="PR Preview" w:date="2026-01-01T00:00:00Z">
        <w:r>
          <w:rPr>
            <w:rStyle w:val="ConstantTok"/>
          </w:rPr>
          <w:t xml:space="preserve">FALSE</w:t>
        </w:r>
      </w:ins>
      <w:ins w:id="521" w:author="PR Preview" w:date="2026-01-01T00:00:00Z">
        <w:r>
          <w:rPr>
            <w:rStyle w:val="NormalTok"/>
          </w:rPr>
          <w:t xml:space="preserve">, </w:t>
        </w:r>
      </w:ins>
      <w:ins w:id="522" w:author="PR Preview" w:date="2026-01-01T00:00:00Z">
        <w:r>
          <w:rPr>
            <w:rStyle w:val="AttributeTok"/>
          </w:rPr>
          <w:t xml:space="preserve">alpha =</w:t>
        </w:r>
      </w:ins>
      <w:ins w:id="523" w:author="PR Preview" w:date="2026-01-01T00:00:00Z">
        <w:r>
          <w:rPr>
            <w:rStyle w:val="NormalTok"/>
          </w:rPr>
          <w:t xml:space="preserve"> </w:t>
        </w:r>
      </w:ins>
      <w:ins w:id="524" w:author="PR Preview" w:date="2026-01-01T00:00:00Z">
        <w:r>
          <w:rPr>
            <w:rStyle w:val="FloatTok"/>
          </w:rPr>
          <w:t xml:space="preserve">0.4</w:t>
        </w:r>
      </w:ins>
      <w:ins w:id="525" w:author="PR Preview" w:date="2026-01-01T00:00:00Z">
        <w:r>
          <w:rPr>
            <w:rStyle w:val="NormalTok"/>
          </w:rPr>
          <w:t xml:space="preserve">) </w:t>
        </w:r>
      </w:ins>
      <w:ins w:id="526" w:author="PR Preview" w:date="2026-01-01T00:00:00Z">
        <w:r>
          <w:rPr>
            <w:rStyle w:val="SpecialCharTok"/>
          </w:rPr>
          <w:t xml:space="preserve">+</w:t>
        </w:r>
      </w:ins>
      <w:ins w:id="527" w:author="PR Preview" w:date="2026-01-01T00:00:00Z">
        <w:r>
          <w:br/>
        </w:r>
      </w:ins>
      <w:ins w:id="528" w:author="PR Preview" w:date="2026-01-01T00:00:00Z">
        <w:r>
          <w:rPr>
            <w:rStyle w:val="NormalTok"/>
          </w:rPr>
          <w:t xml:space="preserve">  </w:t>
        </w:r>
      </w:ins>
      <w:ins w:id="529" w:author="PR Preview" w:date="2026-01-01T00:00:00Z">
        <w:r>
          <w:rPr>
            <w:rStyle w:val="FunctionTok"/>
          </w:rPr>
          <w:t xml:space="preserve">geom_line</w:t>
        </w:r>
      </w:ins>
      <w:ins w:id="530" w:author="PR Preview" w:date="2026-01-01T00:00:00Z">
        <w:r>
          <w:rPr>
            <w:rStyle w:val="NormalTok"/>
          </w:rPr>
          <w:t xml:space="preserve">(</w:t>
        </w:r>
      </w:ins>
      <w:ins w:id="531" w:author="PR Preview" w:date="2026-01-01T00:00:00Z">
        <w:r>
          <w:rPr>
            <w:rStyle w:val="FunctionTok"/>
          </w:rPr>
          <w:t xml:space="preserve">aes</w:t>
        </w:r>
      </w:ins>
      <w:ins w:id="532" w:author="PR Preview" w:date="2026-01-01T00:00:00Z">
        <w:r>
          <w:rPr>
            <w:rStyle w:val="NormalTok"/>
          </w:rPr>
          <w:t xml:space="preserve">(</w:t>
        </w:r>
      </w:ins>
      <w:ins w:id="533" w:author="PR Preview" w:date="2026-01-01T00:00:00Z">
        <w:r>
          <w:rPr>
            <w:rStyle w:val="AttributeTok"/>
          </w:rPr>
          <w:t xml:space="preserve">y =</w:t>
        </w:r>
      </w:ins>
      <w:ins w:id="534" w:author="PR Preview" w:date="2026-01-01T00:00:00Z">
        <w:r>
          <w:rPr>
            <w:rStyle w:val="NormalTok"/>
          </w:rPr>
          <w:t xml:space="preserve"> </w:t>
        </w:r>
      </w:ins>
      <w:ins w:id="535" w:author="PR Preview" w:date="2026-01-01T00:00:00Z">
        <w:r>
          <w:rPr>
            <w:rStyle w:val="FunctionTok"/>
          </w:rPr>
          <w:t xml:space="preserve">fitted</w:t>
        </w:r>
      </w:ins>
      <w:ins w:id="536" w:author="PR Preview" w:date="2026-01-01T00:00:00Z">
        <w:r>
          <w:rPr>
            <w:rStyle w:val="NormalTok"/>
          </w:rPr>
          <w:t xml:space="preserve">(fit_bmi))) </w:t>
        </w:r>
      </w:ins>
      <w:ins w:id="537" w:author="PR Preview" w:date="2026-01-01T00:00:00Z">
        <w:r>
          <w:rPr>
            <w:rStyle w:val="SpecialCharTok"/>
          </w:rPr>
          <w:t xml:space="preserve">+</w:t>
        </w:r>
      </w:ins>
      <w:ins w:id="538" w:author="PR Preview" w:date="2026-01-01T00:00:00Z">
        <w:r>
          <w:br/>
        </w:r>
      </w:ins>
      <w:ins w:id="539" w:author="PR Preview" w:date="2026-01-01T00:00:00Z">
        <w:r>
          <w:rPr>
            <w:rStyle w:val="NormalTok"/>
          </w:rPr>
          <w:t xml:space="preserve">  </w:t>
        </w:r>
      </w:ins>
      <w:ins w:id="540" w:author="PR Preview" w:date="2026-01-01T00:00:00Z">
        <w:r>
          <w:rPr>
            <w:rStyle w:val="FunctionTok"/>
          </w:rPr>
          <w:t xml:space="preserve">labs</w:t>
        </w:r>
      </w:ins>
      <w:ins w:id="541" w:author="PR Preview" w:date="2026-01-01T00:00:00Z">
        <w:r>
          <w:rPr>
            <w:rStyle w:val="NormalTok"/>
          </w:rPr>
          <w:t xml:space="preserve">(</w:t>
        </w:r>
      </w:ins>
      <w:ins w:id="542" w:author="PR Preview" w:date="2026-01-01T00:00:00Z">
        <w:r>
          <w:rPr>
            <w:rStyle w:val="AttributeTok"/>
          </w:rPr>
          <w:t xml:space="preserve">x =</w:t>
        </w:r>
      </w:ins>
      <w:ins w:id="543" w:author="PR Preview" w:date="2026-01-01T00:00:00Z">
        <w:r>
          <w:rPr>
            <w:rStyle w:val="NormalTok"/>
          </w:rPr>
          <w:t xml:space="preserve"> </w:t>
        </w:r>
      </w:ins>
      <w:ins w:id="544" w:author="PR Preview" w:date="2026-01-01T00:00:00Z">
        <w:r>
          <w:rPr>
            <w:rStyle w:val="StringTok"/>
          </w:rPr>
          <w:t xml:space="preserve">"Body mass index (bmi)"</w:t>
        </w:r>
      </w:ins>
      <w:ins w:id="545" w:author="PR Preview" w:date="2026-01-01T00:00:00Z">
        <w:r>
          <w:rPr>
            <w:rStyle w:val="NormalTok"/>
          </w:rPr>
          <w:t xml:space="preserve">, </w:t>
        </w:r>
      </w:ins>
      <w:ins w:id="546" w:author="PR Preview" w:date="2026-01-01T00:00:00Z">
        <w:r>
          <w:rPr>
            <w:rStyle w:val="AttributeTok"/>
          </w:rPr>
          <w:t xml:space="preserve">y =</w:t>
        </w:r>
      </w:ins>
      <w:ins w:id="547" w:author="PR Preview" w:date="2026-01-01T00:00:00Z">
        <w:r>
          <w:rPr>
            <w:rStyle w:val="NormalTok"/>
          </w:rPr>
          <w:t xml:space="preserve"> </w:t>
        </w:r>
      </w:ins>
      <w:ins w:id="548" w:author="PR Preview" w:date="2026-01-01T00:00:00Z">
        <w:r>
          <w:rPr>
            <w:rStyle w:val="StringTok"/>
          </w:rPr>
          <w:t xml:space="preserve">"Fitted chd"</w:t>
        </w:r>
      </w:ins>
      <w:ins w:id="549" w:author="PR Preview" w:date="2026-01-01T00:00:00Z">
        <w:r>
          <w:rPr>
            <w:rStyle w:val="NormalTok"/>
          </w:rPr>
          <w:t xml:space="preserve">)</w:t>
        </w:r>
      </w:ins>
    </w:p>
    <w:p>
      <w:pPr>
        <w:pStyle w:val="CaptionedFigure"/>
      </w:pPr>
      <w:ins w:id="550" w:author="PR Preview" w:date="2026-01-01T00:00:00Z">
        <w:r>
          <w:drawing>
            <wp:inline>
              <wp:extent cx="4620126" cy="3696101"/>
              <wp:effectExtent b="0" l="0" r="0" t="0"/>
  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  <a:graphic>
                <a:graphicData uri="http://schemas.openxmlformats.org/drawingml/2006/picture">
                  <pic:pic>
                    <pic:nvPicPr>
                      <pic:cNvPr descr="binary-outcomes_files/figure-docx/unnamed-chunk-6-3.png" id="2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20126" cy="369610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ImageCaption"/>
      </w:pPr>
      <w:ins w:id="551" w:author="PR Preview" w:date="2026-01-01T00:00:00Z">
        <w:r>
          <w:t xml:space="preserve">The same line, with a histogram of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rPr>
            <w:rStyle w:val="VerbatimChar"/>
          </w:rPr>
          <w:t xml:space="preserve">bmi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for the men with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rPr>
            <w:rStyle w:val="VerbatimChar"/>
          </w:rPr>
          <w:t xml:space="preserve">chd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= 0 standing on the line y = 0 and one for the men with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rPr>
            <w:rStyle w:val="VerbatimChar"/>
          </w:rPr>
          <w:t xml:space="preserve">chd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= 1 hanging from the line y = 1. Each histogram is scaled so its tallest bar is 0.3 high.</w:t>
        </w:r>
      </w:ins>
    </w:p>
    <w:p>
      <w:pPr>
        <w:pStyle w:val="Heading3"/>
      </w:pPr>
      <w:ins w:id="564" w:author="PR Preview" w:date="2026-01-01T00:00:00Z">
        <w:r>
          <w:t xml:space="preserve">Python</w:t>
        </w:r>
      </w:ins>
    </w:p>
    <w:p>
      <w:pPr>
        <w:pStyle w:val="SourceCode"/>
      </w:pPr>
      <w:ins w:id="565" w:author="PR Preview" w:date="2026-01-01T00:00:00Z">
        <w:r>
          <w:rPr>
            <w:rStyle w:val="NormalTok"/>
          </w:rPr>
          <w:t xml:space="preserve">breaks </w:t>
        </w:r>
      </w:ins>
      <w:ins w:id="566" w:author="PR Preview" w:date="2026-01-01T00:00:00Z">
        <w:r>
          <w:rPr>
            <w:rStyle w:val="OperatorTok"/>
          </w:rPr>
          <w:t xml:space="preserve">=</w:t>
        </w:r>
      </w:ins>
      <w:ins w:id="567" w:author="PR Preview" w:date="2026-01-01T00:00:00Z">
        <w:r>
          <w:rPr>
            <w:rStyle w:val="NormalTok"/>
          </w:rPr>
          <w:t xml:space="preserve"> np.arange(np.floor(wcgs[</w:t>
        </w:r>
      </w:ins>
      <w:ins w:id="568" w:author="PR Preview" w:date="2026-01-01T00:00:00Z">
        <w:r>
          <w:rPr>
            <w:rStyle w:val="StringTok"/>
          </w:rPr>
          <w:t xml:space="preserve">"bmi"</w:t>
        </w:r>
      </w:ins>
      <w:ins w:id="569" w:author="PR Preview" w:date="2026-01-01T00:00:00Z">
        <w:r>
          <w:rPr>
            <w:rStyle w:val="NormalTok"/>
          </w:rPr>
          <w:t xml:space="preserve">].</w:t>
        </w:r>
      </w:ins>
      <w:ins w:id="570" w:author="PR Preview" w:date="2026-01-01T00:00:00Z">
        <w:r>
          <w:rPr>
            <w:rStyle w:val="BuiltInTok"/>
          </w:rPr>
          <w:t xml:space="preserve">min</w:t>
        </w:r>
      </w:ins>
      <w:ins w:id="571" w:author="PR Preview" w:date="2026-01-01T00:00:00Z">
        <w:r>
          <w:rPr>
            <w:rStyle w:val="NormalTok"/>
          </w:rPr>
          <w:t xml:space="preserve">()), np.ceil(wcgs[</w:t>
        </w:r>
      </w:ins>
      <w:ins w:id="572" w:author="PR Preview" w:date="2026-01-01T00:00:00Z">
        <w:r>
          <w:rPr>
            <w:rStyle w:val="StringTok"/>
          </w:rPr>
          <w:t xml:space="preserve">"bmi"</w:t>
        </w:r>
      </w:ins>
      <w:ins w:id="573" w:author="PR Preview" w:date="2026-01-01T00:00:00Z">
        <w:r>
          <w:rPr>
            <w:rStyle w:val="NormalTok"/>
          </w:rPr>
          <w:t xml:space="preserve">].</w:t>
        </w:r>
      </w:ins>
      <w:ins w:id="574" w:author="PR Preview" w:date="2026-01-01T00:00:00Z">
        <w:r>
          <w:rPr>
            <w:rStyle w:val="BuiltInTok"/>
          </w:rPr>
          <w:t xml:space="preserve">max</w:t>
        </w:r>
      </w:ins>
      <w:ins w:id="575" w:author="PR Preview" w:date="2026-01-01T00:00:00Z">
        <w:r>
          <w:rPr>
            <w:rStyle w:val="NormalTok"/>
          </w:rPr>
          <w:t xml:space="preserve">()) </w:t>
        </w:r>
      </w:ins>
      <w:ins w:id="576" w:author="PR Preview" w:date="2026-01-01T00:00:00Z">
        <w:r>
          <w:rPr>
            <w:rStyle w:val="OperatorTok"/>
          </w:rPr>
          <w:t xml:space="preserve">+</w:t>
        </w:r>
      </w:ins>
      <w:ins w:id="577" w:author="PR Preview" w:date="2026-01-01T00:00:00Z">
        <w:r>
          <w:rPr>
            <w:rStyle w:val="NormalTok"/>
          </w:rPr>
          <w:t xml:space="preserve"> </w:t>
        </w:r>
      </w:ins>
      <w:ins w:id="578" w:author="PR Preview" w:date="2026-01-01T00:00:00Z">
        <w:r>
          <w:rPr>
            <w:rStyle w:val="DecValTok"/>
          </w:rPr>
          <w:t xml:space="preserve">1</w:t>
        </w:r>
      </w:ins>
      <w:ins w:id="579" w:author="PR Preview" w:date="2026-01-01T00:00:00Z">
        <w:r>
          <w:rPr>
            <w:rStyle w:val="NormalTok"/>
          </w:rPr>
          <w:t xml:space="preserve">)</w:t>
        </w:r>
      </w:ins>
      <w:ins w:id="580" w:author="PR Preview" w:date="2026-01-01T00:00:00Z">
        <w:r>
          <w:br/>
        </w:r>
      </w:ins>
      <w:ins w:id="581" w:author="PR Preview" w:date="2026-01-01T00:00:00Z">
        <w:r>
          <w:br/>
        </w:r>
      </w:ins>
      <w:ins w:id="582" w:author="PR Preview" w:date="2026-01-01T00:00:00Z">
        <w:r>
          <w:rPr>
            <w:rStyle w:val="NormalTok"/>
          </w:rPr>
          <w:t xml:space="preserve">fig, ax </w:t>
        </w:r>
      </w:ins>
      <w:ins w:id="583" w:author="PR Preview" w:date="2026-01-01T00:00:00Z">
        <w:r>
          <w:rPr>
            <w:rStyle w:val="OperatorTok"/>
          </w:rPr>
          <w:t xml:space="preserve">=</w:t>
        </w:r>
      </w:ins>
      <w:ins w:id="584" w:author="PR Preview" w:date="2026-01-01T00:00:00Z">
        <w:r>
          <w:rPr>
            <w:rStyle w:val="NormalTok"/>
          </w:rPr>
          <w:t xml:space="preserve"> plt.subplots()</w:t>
        </w:r>
      </w:ins>
      <w:ins w:id="585" w:author="PR Preview" w:date="2026-01-01T00:00:00Z">
        <w:r>
          <w:br/>
        </w:r>
      </w:ins>
      <w:ins w:id="586" w:author="PR Preview" w:date="2026-01-01T00:00:00Z">
        <w:r>
          <w:rPr>
            <w:rStyle w:val="ControlFlowTok"/>
          </w:rPr>
          <w:t xml:space="preserve">for</w:t>
        </w:r>
      </w:ins>
      <w:ins w:id="587" w:author="PR Preview" w:date="2026-01-01T00:00:00Z">
        <w:r>
          <w:rPr>
            <w:rStyle w:val="NormalTok"/>
          </w:rPr>
          <w:t xml:space="preserve"> chd, base, sign </w:t>
        </w:r>
      </w:ins>
      <w:ins w:id="588" w:author="PR Preview" w:date="2026-01-01T00:00:00Z">
        <w:r>
          <w:rPr>
            <w:rStyle w:val="KeywordTok"/>
          </w:rPr>
          <w:t xml:space="preserve">in</w:t>
        </w:r>
      </w:ins>
      <w:ins w:id="589" w:author="PR Preview" w:date="2026-01-01T00:00:00Z">
        <w:r>
          <w:rPr>
            <w:rStyle w:val="NormalTok"/>
          </w:rPr>
          <w:t xml:space="preserve"> [(</w:t>
        </w:r>
      </w:ins>
      <w:ins w:id="590" w:author="PR Preview" w:date="2026-01-01T00:00:00Z">
        <w:r>
          <w:rPr>
            <w:rStyle w:val="DecValTok"/>
          </w:rPr>
          <w:t xml:space="preserve">0</w:t>
        </w:r>
      </w:ins>
      <w:ins w:id="591" w:author="PR Preview" w:date="2026-01-01T00:00:00Z">
        <w:r>
          <w:rPr>
            <w:rStyle w:val="NormalTok"/>
          </w:rPr>
          <w:t xml:space="preserve">, </w:t>
        </w:r>
      </w:ins>
      <w:ins w:id="592" w:author="PR Preview" w:date="2026-01-01T00:00:00Z">
        <w:r>
          <w:rPr>
            <w:rStyle w:val="FloatTok"/>
          </w:rPr>
          <w:t xml:space="preserve">0.0</w:t>
        </w:r>
      </w:ins>
      <w:ins w:id="593" w:author="PR Preview" w:date="2026-01-01T00:00:00Z">
        <w:r>
          <w:rPr>
            <w:rStyle w:val="NormalTok"/>
          </w:rPr>
          <w:t xml:space="preserve">, </w:t>
        </w:r>
      </w:ins>
      <w:ins w:id="594" w:author="PR Preview" w:date="2026-01-01T00:00:00Z">
        <w:r>
          <w:rPr>
            <w:rStyle w:val="DecValTok"/>
          </w:rPr>
          <w:t xml:space="preserve">1</w:t>
        </w:r>
      </w:ins>
      <w:ins w:id="595" w:author="PR Preview" w:date="2026-01-01T00:00:00Z">
        <w:r>
          <w:rPr>
            <w:rStyle w:val="NormalTok"/>
          </w:rPr>
          <w:t xml:space="preserve">), (</w:t>
        </w:r>
      </w:ins>
      <w:ins w:id="596" w:author="PR Preview" w:date="2026-01-01T00:00:00Z">
        <w:r>
          <w:rPr>
            <w:rStyle w:val="DecValTok"/>
          </w:rPr>
          <w:t xml:space="preserve">1</w:t>
        </w:r>
      </w:ins>
      <w:ins w:id="597" w:author="PR Preview" w:date="2026-01-01T00:00:00Z">
        <w:r>
          <w:rPr>
            <w:rStyle w:val="NormalTok"/>
          </w:rPr>
          <w:t xml:space="preserve">, </w:t>
        </w:r>
      </w:ins>
      <w:ins w:id="598" w:author="PR Preview" w:date="2026-01-01T00:00:00Z">
        <w:r>
          <w:rPr>
            <w:rStyle w:val="FloatTok"/>
          </w:rPr>
          <w:t xml:space="preserve">1.0</w:t>
        </w:r>
      </w:ins>
      <w:ins w:id="599" w:author="PR Preview" w:date="2026-01-01T00:00:00Z">
        <w:r>
          <w:rPr>
            <w:rStyle w:val="NormalTok"/>
          </w:rPr>
          <w:t xml:space="preserve">, </w:t>
        </w:r>
      </w:ins>
      <w:ins w:id="600" w:author="PR Preview" w:date="2026-01-01T00:00:00Z">
        <w:r>
          <w:rPr>
            <w:rStyle w:val="OperatorTok"/>
          </w:rPr>
          <w:t xml:space="preserve">-</w:t>
        </w:r>
      </w:ins>
      <w:ins w:id="601" w:author="PR Preview" w:date="2026-01-01T00:00:00Z">
        <w:r>
          <w:rPr>
            <w:rStyle w:val="DecValTok"/>
          </w:rPr>
          <w:t xml:space="preserve">1</w:t>
        </w:r>
      </w:ins>
      <w:ins w:id="602" w:author="PR Preview" w:date="2026-01-01T00:00:00Z">
        <w:r>
          <w:rPr>
            <w:rStyle w:val="NormalTok"/>
          </w:rPr>
          <w:t xml:space="preserve">)]:</w:t>
        </w:r>
      </w:ins>
      <w:ins w:id="603" w:author="PR Preview" w:date="2026-01-01T00:00:00Z">
        <w:r>
          <w:br/>
        </w:r>
      </w:ins>
      <w:ins w:id="604" w:author="PR Preview" w:date="2026-01-01T00:00:00Z">
        <w:r>
          <w:rPr>
            <w:rStyle w:val="NormalTok"/>
          </w:rPr>
          <w:t xml:space="preserve">    counts, _ </w:t>
        </w:r>
      </w:ins>
      <w:ins w:id="605" w:author="PR Preview" w:date="2026-01-01T00:00:00Z">
        <w:r>
          <w:rPr>
            <w:rStyle w:val="OperatorTok"/>
          </w:rPr>
          <w:t xml:space="preserve">=</w:t>
        </w:r>
      </w:ins>
      <w:ins w:id="606" w:author="PR Preview" w:date="2026-01-01T00:00:00Z">
        <w:r>
          <w:rPr>
            <w:rStyle w:val="NormalTok"/>
          </w:rPr>
          <w:t xml:space="preserve"> np.histogram(wcgs.loc[wcgs[</w:t>
        </w:r>
      </w:ins>
      <w:ins w:id="607" w:author="PR Preview" w:date="2026-01-01T00:00:00Z">
        <w:r>
          <w:rPr>
            <w:rStyle w:val="StringTok"/>
          </w:rPr>
          <w:t xml:space="preserve">"chd"</w:t>
        </w:r>
      </w:ins>
      <w:ins w:id="608" w:author="PR Preview" w:date="2026-01-01T00:00:00Z">
        <w:r>
          <w:rPr>
            <w:rStyle w:val="NormalTok"/>
          </w:rPr>
          <w:t xml:space="preserve">] </w:t>
        </w:r>
      </w:ins>
      <w:ins w:id="609" w:author="PR Preview" w:date="2026-01-01T00:00:00Z">
        <w:r>
          <w:rPr>
            <w:rStyle w:val="OperatorTok"/>
          </w:rPr>
          <w:t xml:space="preserve">==</w:t>
        </w:r>
      </w:ins>
      <w:ins w:id="610" w:author="PR Preview" w:date="2026-01-01T00:00:00Z">
        <w:r>
          <w:rPr>
            <w:rStyle w:val="NormalTok"/>
          </w:rPr>
          <w:t xml:space="preserve"> chd, </w:t>
        </w:r>
      </w:ins>
      <w:ins w:id="611" w:author="PR Preview" w:date="2026-01-01T00:00:00Z">
        <w:r>
          <w:rPr>
            <w:rStyle w:val="StringTok"/>
          </w:rPr>
          <w:t xml:space="preserve">"bmi"</w:t>
        </w:r>
      </w:ins>
      <w:ins w:id="612" w:author="PR Preview" w:date="2026-01-01T00:00:00Z">
        <w:r>
          <w:rPr>
            <w:rStyle w:val="NormalTok"/>
          </w:rPr>
          <w:t xml:space="preserve">], bins</w:t>
        </w:r>
      </w:ins>
      <w:ins w:id="613" w:author="PR Preview" w:date="2026-01-01T00:00:00Z">
        <w:r>
          <w:rPr>
            <w:rStyle w:val="OperatorTok"/>
          </w:rPr>
          <w:t xml:space="preserve">=</w:t>
        </w:r>
      </w:ins>
      <w:ins w:id="614" w:author="PR Preview" w:date="2026-01-01T00:00:00Z">
        <w:r>
          <w:rPr>
            <w:rStyle w:val="NormalTok"/>
          </w:rPr>
          <w:t xml:space="preserve">breaks)</w:t>
        </w:r>
      </w:ins>
      <w:ins w:id="615" w:author="PR Preview" w:date="2026-01-01T00:00:00Z">
        <w:r>
          <w:br/>
        </w:r>
      </w:ins>
      <w:ins w:id="616" w:author="PR Preview" w:date="2026-01-01T00:00:00Z">
        <w:r>
          <w:rPr>
            <w:rStyle w:val="NormalTok"/>
          </w:rPr>
          <w:t xml:space="preserve">    ax.bar(breaks[:</w:t>
        </w:r>
      </w:ins>
      <w:ins w:id="617" w:author="PR Preview" w:date="2026-01-01T00:00:00Z">
        <w:r>
          <w:rPr>
            <w:rStyle w:val="OperatorTok"/>
          </w:rPr>
          <w:t xml:space="preserve">-</w:t>
        </w:r>
      </w:ins>
      <w:ins w:id="618" w:author="PR Preview" w:date="2026-01-01T00:00:00Z">
        <w:r>
          <w:rPr>
            <w:rStyle w:val="DecValTok"/>
          </w:rPr>
          <w:t xml:space="preserve">1</w:t>
        </w:r>
      </w:ins>
      <w:ins w:id="619" w:author="PR Preview" w:date="2026-01-01T00:00:00Z">
        <w:r>
          <w:rPr>
            <w:rStyle w:val="NormalTok"/>
          </w:rPr>
          <w:t xml:space="preserve">], sign </w:t>
        </w:r>
      </w:ins>
      <w:ins w:id="620" w:author="PR Preview" w:date="2026-01-01T00:00:00Z">
        <w:r>
          <w:rPr>
            <w:rStyle w:val="OperatorTok"/>
          </w:rPr>
          <w:t xml:space="preserve">*</w:t>
        </w:r>
      </w:ins>
      <w:ins w:id="621" w:author="PR Preview" w:date="2026-01-01T00:00:00Z">
        <w:r>
          <w:rPr>
            <w:rStyle w:val="NormalTok"/>
          </w:rPr>
          <w:t xml:space="preserve"> </w:t>
        </w:r>
      </w:ins>
      <w:ins w:id="622" w:author="PR Preview" w:date="2026-01-01T00:00:00Z">
        <w:r>
          <w:rPr>
            <w:rStyle w:val="FloatTok"/>
          </w:rPr>
          <w:t xml:space="preserve">0.3</w:t>
        </w:r>
      </w:ins>
      <w:ins w:id="623" w:author="PR Preview" w:date="2026-01-01T00:00:00Z">
        <w:r>
          <w:rPr>
            <w:rStyle w:val="NormalTok"/>
          </w:rPr>
          <w:t xml:space="preserve"> </w:t>
        </w:r>
      </w:ins>
      <w:ins w:id="624" w:author="PR Preview" w:date="2026-01-01T00:00:00Z">
        <w:r>
          <w:rPr>
            <w:rStyle w:val="OperatorTok"/>
          </w:rPr>
          <w:t xml:space="preserve">*</w:t>
        </w:r>
      </w:ins>
      <w:ins w:id="625" w:author="PR Preview" w:date="2026-01-01T00:00:00Z">
        <w:r>
          <w:rPr>
            <w:rStyle w:val="NormalTok"/>
          </w:rPr>
          <w:t xml:space="preserve"> counts </w:t>
        </w:r>
      </w:ins>
      <w:ins w:id="626" w:author="PR Preview" w:date="2026-01-01T00:00:00Z">
        <w:r>
          <w:rPr>
            <w:rStyle w:val="OperatorTok"/>
          </w:rPr>
          <w:t xml:space="preserve">/</w:t>
        </w:r>
      </w:ins>
      <w:ins w:id="627" w:author="PR Preview" w:date="2026-01-01T00:00:00Z">
        <w:r>
          <w:rPr>
            <w:rStyle w:val="NormalTok"/>
          </w:rPr>
          <w:t xml:space="preserve"> counts.</w:t>
        </w:r>
      </w:ins>
      <w:ins w:id="628" w:author="PR Preview" w:date="2026-01-01T00:00:00Z">
        <w:r>
          <w:rPr>
            <w:rStyle w:val="BuiltInTok"/>
          </w:rPr>
          <w:t xml:space="preserve">max</w:t>
        </w:r>
      </w:ins>
      <w:ins w:id="629" w:author="PR Preview" w:date="2026-01-01T00:00:00Z">
        <w:r>
          <w:rPr>
            <w:rStyle w:val="NormalTok"/>
          </w:rPr>
          <w:t xml:space="preserve">(), width</w:t>
        </w:r>
      </w:ins>
      <w:ins w:id="630" w:author="PR Preview" w:date="2026-01-01T00:00:00Z">
        <w:r>
          <w:rPr>
            <w:rStyle w:val="OperatorTok"/>
          </w:rPr>
          <w:t xml:space="preserve">=</w:t>
        </w:r>
      </w:ins>
      <w:ins w:id="631" w:author="PR Preview" w:date="2026-01-01T00:00:00Z">
        <w:r>
          <w:rPr>
            <w:rStyle w:val="DecValTok"/>
          </w:rPr>
          <w:t xml:space="preserve">1</w:t>
        </w:r>
      </w:ins>
      <w:ins w:id="632" w:author="PR Preview" w:date="2026-01-01T00:00:00Z">
        <w:r>
          <w:rPr>
            <w:rStyle w:val="NormalTok"/>
          </w:rPr>
          <w:t xml:space="preserve">,</w:t>
        </w:r>
      </w:ins>
      <w:ins w:id="633" w:author="PR Preview" w:date="2026-01-01T00:00:00Z">
        <w:r>
          <w:br/>
        </w:r>
      </w:ins>
      <w:ins w:id="634" w:author="PR Preview" w:date="2026-01-01T00:00:00Z">
        <w:r>
          <w:rPr>
            <w:rStyle w:val="NormalTok"/>
          </w:rPr>
          <w:t xml:space="preserve">           bottom</w:t>
        </w:r>
      </w:ins>
      <w:ins w:id="635" w:author="PR Preview" w:date="2026-01-01T00:00:00Z">
        <w:r>
          <w:rPr>
            <w:rStyle w:val="OperatorTok"/>
          </w:rPr>
          <w:t xml:space="preserve">=</w:t>
        </w:r>
      </w:ins>
      <w:ins w:id="636" w:author="PR Preview" w:date="2026-01-01T00:00:00Z">
        <w:r>
          <w:rPr>
            <w:rStyle w:val="NormalTok"/>
          </w:rPr>
          <w:t xml:space="preserve">base, align</w:t>
        </w:r>
      </w:ins>
      <w:ins w:id="637" w:author="PR Preview" w:date="2026-01-01T00:00:00Z">
        <w:r>
          <w:rPr>
            <w:rStyle w:val="OperatorTok"/>
          </w:rPr>
          <w:t xml:space="preserve">=</w:t>
        </w:r>
      </w:ins>
      <w:ins w:id="638" w:author="PR Preview" w:date="2026-01-01T00:00:00Z">
        <w:r>
          <w:rPr>
            <w:rStyle w:val="StringTok"/>
          </w:rPr>
          <w:t xml:space="preserve">"edge"</w:t>
        </w:r>
      </w:ins>
      <w:ins w:id="639" w:author="PR Preview" w:date="2026-01-01T00:00:00Z">
        <w:r>
          <w:rPr>
            <w:rStyle w:val="NormalTok"/>
          </w:rPr>
          <w:t xml:space="preserve">, alpha</w:t>
        </w:r>
      </w:ins>
      <w:ins w:id="640" w:author="PR Preview" w:date="2026-01-01T00:00:00Z">
        <w:r>
          <w:rPr>
            <w:rStyle w:val="OperatorTok"/>
          </w:rPr>
          <w:t xml:space="preserve">=</w:t>
        </w:r>
      </w:ins>
      <w:ins w:id="641" w:author="PR Preview" w:date="2026-01-01T00:00:00Z">
        <w:r>
          <w:rPr>
            <w:rStyle w:val="FloatTok"/>
          </w:rPr>
          <w:t xml:space="preserve">0.4</w:t>
        </w:r>
      </w:ins>
      <w:ins w:id="642" w:author="PR Preview" w:date="2026-01-01T00:00:00Z">
        <w:r>
          <w:rPr>
            <w:rStyle w:val="NormalTok"/>
          </w:rPr>
          <w:t xml:space="preserve">)</w:t>
        </w:r>
      </w:ins>
      <w:ins w:id="643" w:author="PR Preview" w:date="2026-01-01T00:00:00Z">
        <w:r>
          <w:br/>
        </w:r>
      </w:ins>
      <w:ins w:id="644" w:author="PR Preview" w:date="2026-01-01T00:00:00Z">
        <w:r>
          <w:rPr>
            <w:rStyle w:val="CommentTok"/>
          </w:rPr>
          <w:t xml:space="preserve">#&gt; &lt;BarContainer object of 28 artists&gt;</w:t>
        </w:r>
      </w:ins>
      <w:ins w:id="645" w:author="PR Preview" w:date="2026-01-01T00:00:00Z">
        <w:r>
          <w:br/>
        </w:r>
      </w:ins>
      <w:ins w:id="646" w:author="PR Preview" w:date="2026-01-01T00:00:00Z">
        <w:r>
          <w:rPr>
            <w:rStyle w:val="CommentTok"/>
          </w:rPr>
          <w:t xml:space="preserve">#&gt; &lt;BarContainer object of 28 artists&gt;</w:t>
        </w:r>
      </w:ins>
      <w:ins w:id="647" w:author="PR Preview" w:date="2026-01-01T00:00:00Z">
        <w:r>
          <w:br/>
        </w:r>
      </w:ins>
      <w:ins w:id="648" w:author="PR Preview" w:date="2026-01-01T00:00:00Z">
        <w:r>
          <w:rPr>
            <w:rStyle w:val="NormalTok"/>
          </w:rPr>
          <w:t xml:space="preserve">ax.plot(wcgs[</w:t>
        </w:r>
      </w:ins>
      <w:ins w:id="649" w:author="PR Preview" w:date="2026-01-01T00:00:00Z">
        <w:r>
          <w:rPr>
            <w:rStyle w:val="StringTok"/>
          </w:rPr>
          <w:t xml:space="preserve">"bmi"</w:t>
        </w:r>
      </w:ins>
      <w:ins w:id="650" w:author="PR Preview" w:date="2026-01-01T00:00:00Z">
        <w:r>
          <w:rPr>
            <w:rStyle w:val="NormalTok"/>
          </w:rPr>
          <w:t xml:space="preserve">], fitted_bmi)</w:t>
        </w:r>
      </w:ins>
      <w:ins w:id="651" w:author="PR Preview" w:date="2026-01-01T00:00:00Z">
        <w:r>
          <w:br/>
        </w:r>
      </w:ins>
      <w:ins w:id="652" w:author="PR Preview" w:date="2026-01-01T00:00:00Z">
        <w:r>
          <w:rPr>
            <w:rStyle w:val="CommentTok"/>
          </w:rPr>
          <w:t xml:space="preserve">#&gt; [&lt;matplotlib.lines.Line2D object at 0x7f2cb26e0690&gt;]</w:t>
        </w:r>
      </w:ins>
      <w:ins w:id="653" w:author="PR Preview" w:date="2026-01-01T00:00:00Z">
        <w:r>
          <w:br/>
        </w:r>
      </w:ins>
      <w:ins w:id="654" w:author="PR Preview" w:date="2026-01-01T00:00:00Z">
        <w:r>
          <w:rPr>
            <w:rStyle w:val="NormalTok"/>
          </w:rPr>
          <w:t xml:space="preserve">ax.set_xlabel(</w:t>
        </w:r>
      </w:ins>
      <w:ins w:id="655" w:author="PR Preview" w:date="2026-01-01T00:00:00Z">
        <w:r>
          <w:rPr>
            <w:rStyle w:val="StringTok"/>
          </w:rPr>
          <w:t xml:space="preserve">"Body mass index (bmi)"</w:t>
        </w:r>
      </w:ins>
      <w:ins w:id="656" w:author="PR Preview" w:date="2026-01-01T00:00:00Z">
        <w:r>
          <w:rPr>
            <w:rStyle w:val="NormalTok"/>
          </w:rPr>
          <w:t xml:space="preserve">)</w:t>
        </w:r>
      </w:ins>
      <w:ins w:id="657" w:author="PR Preview" w:date="2026-01-01T00:00:00Z">
        <w:r>
          <w:br/>
        </w:r>
      </w:ins>
      <w:ins w:id="658" w:author="PR Preview" w:date="2026-01-01T00:00:00Z">
        <w:r>
          <w:rPr>
            <w:rStyle w:val="CommentTok"/>
          </w:rPr>
          <w:t xml:space="preserve">#&gt; Text(0.5, 0, 'Body mass index (bmi)')</w:t>
        </w:r>
      </w:ins>
      <w:ins w:id="659" w:author="PR Preview" w:date="2026-01-01T00:00:00Z">
        <w:r>
          <w:br/>
        </w:r>
      </w:ins>
      <w:ins w:id="660" w:author="PR Preview" w:date="2026-01-01T00:00:00Z">
        <w:r>
          <w:rPr>
            <w:rStyle w:val="NormalTok"/>
          </w:rPr>
          <w:t xml:space="preserve">ax.set_ylabel(</w:t>
        </w:r>
      </w:ins>
      <w:ins w:id="661" w:author="PR Preview" w:date="2026-01-01T00:00:00Z">
        <w:r>
          <w:rPr>
            <w:rStyle w:val="StringTok"/>
          </w:rPr>
          <w:t xml:space="preserve">"Fitted chd"</w:t>
        </w:r>
      </w:ins>
      <w:ins w:id="662" w:author="PR Preview" w:date="2026-01-01T00:00:00Z">
        <w:r>
          <w:rPr>
            <w:rStyle w:val="NormalTok"/>
          </w:rPr>
          <w:t xml:space="preserve">)</w:t>
        </w:r>
      </w:ins>
      <w:ins w:id="663" w:author="PR Preview" w:date="2026-01-01T00:00:00Z">
        <w:r>
          <w:br/>
        </w:r>
      </w:ins>
      <w:ins w:id="664" w:author="PR Preview" w:date="2026-01-01T00:00:00Z">
        <w:r>
          <w:rPr>
            <w:rStyle w:val="CommentTok"/>
          </w:rPr>
          <w:t xml:space="preserve">#&gt; Text(0, 0.5, 'Fitted chd')</w:t>
        </w:r>
      </w:ins>
      <w:ins w:id="665" w:author="PR Preview" w:date="2026-01-01T00:00:00Z">
        <w:r>
          <w:br/>
        </w:r>
      </w:ins>
      <w:ins w:id="666" w:author="PR Preview" w:date="2026-01-01T00:00:00Z">
        <w:r>
          <w:rPr>
            <w:rStyle w:val="NormalTok"/>
          </w:rPr>
          <w:t xml:space="preserve">plt.show()</w:t>
        </w:r>
      </w:ins>
    </w:p>
    <w:p>
      <w:pPr>
        <w:pStyle w:val="CaptionedFigure"/>
      </w:pPr>
      <w:ins w:id="667" w:author="PR Preview" w:date="2026-01-01T00:00:00Z">
        <w:r>
          <w:drawing>
            <wp:inline>
              <wp:extent cx="4572000" cy="3657600"/>
              <wp:effectExtent b="0" l="0" r="0" t="0"/>
  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  <a:graphic>
                <a:graphicData uri="http://schemas.openxmlformats.org/drawingml/2006/picture">
                  <pic:pic>
                    <pic:nvPicPr>
                      <pic:cNvPr descr="binary-outcomes_files/figure-docx/unnamed-chunk-7-1.png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0" cy="365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ImageCaption"/>
      </w:pPr>
      <w:ins w:id="668" w:author="PR Preview" w:date="2026-01-01T00:00:00Z">
        <w:r>
          <w:t xml:space="preserve">The same line, with a histogram of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rPr>
            <w:rStyle w:val="VerbatimChar"/>
          </w:rPr>
          <w:t xml:space="preserve">bmi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for the men with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rPr>
            <w:rStyle w:val="VerbatimChar"/>
          </w:rPr>
          <w:t xml:space="preserve">chd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= 0 standing on the line y = 0 and one for the men with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rPr>
            <w:rStyle w:val="VerbatimChar"/>
          </w:rPr>
          <w:t xml:space="preserve">chd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= 1 hanging from the line y = 1. Each histogram is scaled so its tallest bar is 0.3 high.</w:t>
        </w:r>
      </w:ins>
    </w:p>
    <w:bookmarkEnd w:id="24"/>
    <w:bookmarkEnd w:id="25"/>
    <w:bookmarkStart w:id="29" w:name="references"/>
    <w:p>
      <w:pPr>
        <w:pStyle w:val="Heading1"/>
      </w:pPr>
      <w:ins w:id="681" w:author="PR Preview" w:date="2026-01-01T00:00:00Z">
        <w:r>
          <w:t xml:space="preserve">References</w:t>
        </w:r>
      </w:ins>
    </w:p>
    <w:bookmarkStart w:id="28" w:name="refs"/>
    <w:bookmarkStart w:id="27" w:name="ref-rosenman1975coronary"/>
    <w:p>
      <w:pPr>
        <w:pStyle w:val="Bibliography"/>
      </w:pPr>
      <w:ins w:id="682" w:author="PR Preview" w:date="2026-01-01T00:00:00Z">
        <w:r>
          <w:t xml:space="preserve">Rosenman, Ray H, Richard J Brand, C David Jenkins, Meyer Friedman, Reuben Straus, and Moses Wurm. 1975.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“Coronary Heart Disease in the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Western Collaborative Group Study</w:t>
        </w:r>
      </w:ins>
      <w:ins w:id="687" w:author="PR Preview" w:date="2026-01-01T00:00:00Z">
        <w:r>
          <w:t xml:space="preserve">: Final Follow-up Experience of 8 1/2 Years.”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rPr>
            <w:i/>
            <w:iCs/>
          </w:rPr>
          <w:t xml:space="preserve">JAMA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233 (8): 872–77.</w:t>
        </w:r>
      </w:ins>
      <w:ins w:id="692" w:author="PR Preview" w:date="2026-01-01T00:00:00Z">
        <w:r>
          <w:t xml:space="preserve"> </w:t>
        </w:r>
      </w:ins>
      <w:hyperlink r:id="rId26">
        <w:ins w:id="693" w:author="PR Preview" w:date="2026-01-01T00:00:00Z">
          <w:r>
            <w:rPr>
              <w:rStyle w:val="Hyperlink"/>
            </w:rPr>
            <w:t xml:space="preserve">https://doi.org/10.1001/jama.1975.03260080034016</w:t>
          </w:r>
        </w:ins>
      </w:hyperlink>
      <w:ins w:id="694" w:author="PR Preview" w:date="2026-01-01T00:00:00Z">
        <w:r>
          <w:t xml:space="preserve">.</w:t>
        </w:r>
      </w:ins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6" Type="http://schemas.openxmlformats.org/officeDocument/2006/relationships/hyperlink" Target="https://doi.org/10.1001/jama.1975.03260080034016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01/jama.1975.03260080034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2026-10-19T09:12:16Z</dcterms:created>
  <dcterms:modified xsi:type="dcterms:W3CDTF">2026-10-19T09:12:16Z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