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Plotting a Binary Outcome</w:t>
      </w:r>
    </w:p>
    <w:p>
      <w:pPr>
        <w:pStyle w:val="Date"/>
      </w:pPr>
      <w:del w:id="1" w:author="PR Preview" w:date="2026-01-01T00:00:00Z">
        <w:r>
          <w:delText xml:space="preserve">Last modified: 2026-10-19 03:24:45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05:46:32 (PDT)</w:t>
        </w:r>
      </w:ins>
    </w:p>
    <w:bookmarkStart w:id="9" w:name="why-a-scatterplot-fails"/>
    <w:p>
      <w:pPr>
        <w:pStyle w:val="Heading2"/>
      </w:pPr>
      <w:r>
        <w:t xml:space="preserve">0.1 Why a scatterplot fails</w:t>
      </w:r>
    </w:p>
    <w:p>
      <w:pPr>
        <w:pStyle w:val="FirstParagraph"/>
      </w:pPr>
      <w:r>
        <w:t xml:space="preserve">An outcome that takes only the values 0 and 1 puts every point of a scatterplot on one of two horizontal stripes.</w:t>
      </w:r>
      <w:r>
        <w:t xml:space="preserve"> </w:t>
      </w:r>
      <w:r>
        <w:t xml:space="preserve">Dots on the same stripe overlap wherever the feature takes similar values, so the plot hides how many observations there are.</w:t>
      </w:r>
      <w:r>
        <w:t xml:space="preserve"> </w:t>
      </w:r>
      <w:r>
        <w:t xml:space="preserve">Two plots avoid this: a rug and a pair of histograms.</w:t>
      </w:r>
    </w:p>
    <w:p>
      <w:pPr>
        <w:pStyle w:val="BodyText"/>
      </w:pPr>
      <w:r>
        <w:t xml:space="preserve">The examples use the Western Collaborative Group Study, which followed 3154 middle-aged men for coronary heart disease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data/wcgs.csv</w:t>
      </w:r>
      <w:r>
        <w:t xml:space="preserve">, the outcome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is 1 for a man with an incident case and 0 for a man without one.</w:t>
      </w:r>
      <w:r>
        <w:t xml:space="preserve"> </w:t>
      </w:r>
      <w:r>
        <w:t xml:space="preserve">The feature is his body mass index,</w:t>
      </w:r>
      <w:r>
        <w:t xml:space="preserve"> </w:t>
      </w:r>
      <w:r>
        <w:rPr>
          <w:rStyle w:val="VerbatimChar"/>
        </w:rPr>
        <w:t xml:space="preserve">bmi</w:t>
      </w:r>
      <w:r>
        <w:t xml:space="preserve">.</w:t>
      </w:r>
      <w:r>
        <w:t xml:space="preserve"> </w:t>
      </w:r>
      <w:r>
        <w:t xml:space="preserve">Each plot also shows the line fitted to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by least squares 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.</w:t>
      </w:r>
    </w:p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readr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"data/wcgs.csv"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show_col_types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(chd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wcgs)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wcgs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"data/wcgs.csv"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slope, intercept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np.polyfit(wcgs[</w:t>
      </w:r>
      <w:r>
        <w:rPr>
          <w:rStyle w:val="StringTok"/>
        </w:rPr>
        <w:t xml:space="preserve">"bmi"</w:t>
      </w:r>
      <w:r>
        <w:rPr>
          <w:rStyle w:val="NormalTok"/>
        </w:rPr>
        <w:t xml:space="preserve">], wcgs[</w:t>
      </w:r>
      <w:r>
        <w:rPr>
          <w:rStyle w:val="StringTok"/>
        </w:rPr>
        <w:t xml:space="preserve">"chd"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fitted_bmi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intercept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slope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wcgs[</w:t>
      </w:r>
      <w:r>
        <w:rPr>
          <w:rStyle w:val="StringTok"/>
        </w:rPr>
        <w:t xml:space="preserve">"bmi"</w:t>
      </w:r>
      <w:r>
        <w:rPr>
          <w:rStyle w:val="NormalTok"/>
        </w:rPr>
        <w:t xml:space="preserve">]</w:t>
      </w:r>
    </w:p>
    <w:bookmarkEnd w:id="9"/>
    <w:bookmarkStart w:id="17" w:name="a-rug"/>
    <w:p>
      <w:pPr>
        <w:pStyle w:val="Heading2"/>
      </w:pPr>
      <w:r>
        <w:t xml:space="preserve">0.2 A rug</w:t>
      </w:r>
    </w:p>
    <w:bookmarkStart w:id="16" w:name="exm-rug-plot"/>
    <w:p>
      <w:pPr>
        <w:pStyle w:val="FirstParagraph"/>
      </w:pPr>
      <w:r>
        <w:rPr>
          <w:b/>
          <w:bCs/>
        </w:rPr>
        <w:t xml:space="preserve">Example 1 (A rug of the WCGS outcome)</w:t>
      </w:r>
      <w:r>
        <w:t xml:space="preserve"> </w:t>
      </w:r>
      <w:r>
        <w:t xml:space="preserve">A rug draws one tick per observation along an axis.</w:t>
      </w:r>
      <w:r>
        <w:t xml:space="preserve"> </w:t>
      </w:r>
      <w:r>
        <w:t xml:space="preserve">Draw the men with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m:oMath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along the bottom edge and the men with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m:oMath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along the top edge.</w:t>
      </w:r>
      <w:r>
        <w:t xml:space="preserve"> </w:t>
      </w:r>
      <w:r>
        <w:t xml:space="preserve">Transparent ticks darken where many observations share nearly the same</w:t>
      </w:r>
      <w:r>
        <w:t xml:space="preserve"> </w:t>
      </w:r>
      <w:r>
        <w:rPr>
          <w:rStyle w:val="VerbatimChar"/>
        </w:rPr>
        <w:t xml:space="preserve">bmi</w:t>
      </w:r>
      <w:r>
        <w:t xml:space="preserve">.</w:t>
      </w:r>
    </w:p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(wcgs,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(bmi, chd))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geom_rug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(wcgs, chd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sides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geom_rug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(wcgs, chd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sides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(fit_bmi)))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mass index (bmi)"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"Fitted chd"</w:t>
      </w:r>
      <w:r>
        <w:rPr>
          <w:rStyle w:val="NormalTok"/>
        </w:rPr>
        <w:t xml:space="preserve">)</w:t>
      </w:r>
    </w:p>
    <w:p>
      <w:pPr>
        <w:pStyle w:val="CaptionedFigure"/>
      </w:pPr>
      <w:r>
        <w:drawing>
          <wp:inline>
            <wp:extent cx="4620126" cy="3696101"/>
            <wp:effectExtent b="0" l="0" r="0" t="0"/>
            <wp:docPr descr="Fitted line of chd on bmi in the WCGS data, with a rug of the men with chd = 1 along the top and chd = 0 along the bottom." title="" id="11" name="Picture"/>
            <a:graphic>
              <a:graphicData uri="http://schemas.openxmlformats.org/drawingml/2006/picture">
                <pic:pic>
                  <pic:nvPicPr>
                    <pic:cNvPr descr="binary-outcomes_files/figure-docx/unnamed-chunk-4-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Fitted line of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in the WCGS data, with a rug of the men with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= 1 along the top and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= 0 along the bottom.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chd, side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)]:</w:t>
      </w:r>
      <w:r>
        <w:br/>
      </w:r>
      <w:r>
        <w:rPr>
          <w:rStyle w:val="NormalTok"/>
        </w:rPr>
        <w:t xml:space="preserve">    bmi_chd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wcgs.loc[wcgs[</w:t>
      </w:r>
      <w:r>
        <w:rPr>
          <w:rStyle w:val="StringTok"/>
        </w:rPr>
        <w:t xml:space="preserve">"chd"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chd, </w:t>
      </w:r>
      <w:r>
        <w:rPr>
          <w:rStyle w:val="StringTok"/>
        </w:rPr>
        <w:t xml:space="preserve">"bmi"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ax.plot(bmi_chd, [side]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(bmi_chd), </w:t>
      </w:r>
      <w:r>
        <w:rPr>
          <w:rStyle w:val="StringTok"/>
        </w:rPr>
        <w:t xml:space="preserve">"|"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"gray"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ax.axhline(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ax.axhline(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ax.plot(wcgs[</w:t>
      </w:r>
      <w:r>
        <w:rPr>
          <w:rStyle w:val="StringTok"/>
        </w:rPr>
        <w:t xml:space="preserve">"bmi"</w:t>
      </w:r>
      <w:r>
        <w:rPr>
          <w:rStyle w:val="NormalTok"/>
        </w:rPr>
        <w:t xml:space="preserve">], fitted_bmi)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"Body mass index (bmi)"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"Fitted chd"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p>
      <w:pPr>
        <w:pStyle w:val="CaptionedFigure"/>
      </w:pPr>
      <w:r>
        <w:drawing>
          <wp:inline>
            <wp:extent cx="4572000" cy="3657600"/>
            <wp:effectExtent b="0" l="0" r="0" t="0"/>
            <wp:docPr descr="Fitted line of chd on bmi in the WCGS data, with a rug of the men with chd = 1 along the top and chd = 0 along the bottom." title="" id="14" name="Picture"/>
            <a:graphic>
              <a:graphicData uri="http://schemas.openxmlformats.org/drawingml/2006/picture">
                <pic:pic>
                  <pic:nvPicPr>
                    <pic:cNvPr descr="binary-outcomes_files/figure-docx/unnamed-chunk-5-1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Fitted line of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in the WCGS data, with a rug of the men with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= 1 along the top and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= 0 along the bottom.</w:t>
      </w:r>
    </w:p>
    <w:bookmarkEnd w:id="16"/>
    <w:bookmarkEnd w:id="17"/>
    <w:bookmarkStart w:id="25" w:name="two-histograms"/>
    <w:p>
      <w:pPr>
        <w:pStyle w:val="Heading2"/>
      </w:pPr>
      <w:r>
        <w:t xml:space="preserve">0.3 Two histograms</w:t>
      </w:r>
    </w:p>
    <w:bookmarkStart w:id="24" w:name="exm-two-histograms"/>
    <w:p>
      <w:pPr>
        <w:pStyle w:val="FirstParagraph"/>
      </w:pPr>
      <w:r>
        <w:rPr>
          <w:b/>
          <w:bCs/>
        </w:rPr>
        <w:t xml:space="preserve">Example 2 (Two histograms of the WCGS feature)</w:t>
      </w:r>
      <w:r>
        <w:t xml:space="preserve"> </w:t>
      </w:r>
      <w:r>
        <w:t xml:space="preserve">A histogram of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for the men with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m:oMath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stands on the line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histogram for the men with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m:oMath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hangs down from the line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Each histogram is scaled so its tallest bar is</w:t>
      </w:r>
      <w:r>
        <w:t xml:space="preserve"> </w:t>
      </w:r>
      <m:oMath>
        <m:r>
          <m:t>0.3</m:t>
        </m:r>
      </m:oMath>
      <w:r>
        <w:t xml:space="preserve"> </w:t>
      </w:r>
      <w:r>
        <w:t xml:space="preserve">high, because there are far fewer cases than non-cases and the raw counts would hide the smaller group.</w:t>
      </w:r>
      <w:r>
        <w:t xml:space="preserve"> </w:t>
      </w:r>
      <w:r>
        <w:t xml:space="preserve">The heights then show each group’s shape, not how many men it holds.</w:t>
      </w:r>
    </w:p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breaks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floor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bmi)),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bmi)),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chd_value) {</w:t>
      </w:r>
      <w:r>
        <w:br/>
      </w:r>
      <w:r>
        <w:rPr>
          <w:rStyle w:val="NormalTok"/>
        </w:rPr>
        <w:t xml:space="preserve">  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hist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bmi[data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chd_value],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breaks,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plot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counts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xmin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(breaks,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xmax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(breaks,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(counts))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bars0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bars</w:t>
      </w:r>
      <w:r>
        <w:rPr>
          <w:rStyle w:val="NormalTok"/>
        </w:rPr>
        <w:t xml:space="preserve">(wcgs,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bars1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bars</w:t>
      </w:r>
      <w:r>
        <w:rPr>
          <w:rStyle w:val="NormalTok"/>
        </w:rPr>
        <w:t xml:space="preserve">(wcgs,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(wcgs,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(bmi, chd))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geom_rect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bars0,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xmin =</w:t>
      </w:r>
      <w:r>
        <w:rPr>
          <w:rStyle w:val="NormalTok"/>
        </w:rPr>
        <w:t xml:space="preserve"> xmin, </w:t>
      </w:r>
      <w:r>
        <w:rPr>
          <w:rStyle w:val="AttributeTok"/>
        </w:rPr>
        <w:t xml:space="preserve">xmax =</w:t>
      </w:r>
      <w:r>
        <w:rPr>
          <w:rStyle w:val="NormalTok"/>
        </w:rPr>
        <w:t xml:space="preserve"> xmax, </w:t>
      </w:r>
      <w:r>
        <w:rPr>
          <w:rStyle w:val="AttributeTok"/>
        </w:rPr>
        <w:t xml:space="preserve">ymin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ymax =</w:t>
      </w:r>
      <w:r>
        <w:rPr>
          <w:rStyle w:val="NormalTok"/>
        </w:rPr>
        <w:t xml:space="preserve"> height),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inherit.aes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geom_rect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bars1,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xmin =</w:t>
      </w:r>
      <w:r>
        <w:rPr>
          <w:rStyle w:val="NormalTok"/>
        </w:rPr>
        <w:t xml:space="preserve"> xmin, </w:t>
      </w:r>
      <w:r>
        <w:rPr>
          <w:rStyle w:val="AttributeTok"/>
        </w:rPr>
        <w:t xml:space="preserve">xmax =</w:t>
      </w:r>
      <w:r>
        <w:rPr>
          <w:rStyle w:val="NormalTok"/>
        </w:rPr>
        <w:t xml:space="preserve"> xmax, </w:t>
      </w:r>
      <w:r>
        <w:rPr>
          <w:rStyle w:val="AttributeTok"/>
        </w:rPr>
        <w:t xml:space="preserve">ymin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height, </w:t>
      </w:r>
      <w:r>
        <w:rPr>
          <w:rStyle w:val="AttributeTok"/>
        </w:rPr>
        <w:t xml:space="preserve">ymax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inherit.aes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(fit_bmi)))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mass index (bmi)"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"Fitted chd"</w:t>
      </w:r>
      <w:r>
        <w:rPr>
          <w:rStyle w:val="NormalTok"/>
        </w:rPr>
        <w:t xml:space="preserve">)</w:t>
      </w:r>
    </w:p>
    <w:p>
      <w:pPr>
        <w:pStyle w:val="CaptionedFigure"/>
      </w:pPr>
      <w:r>
        <w:drawing>
          <wp:inline>
            <wp:extent cx="4620126" cy="3696101"/>
            <wp:effectExtent b="0" l="0" r="0" t="0"/>
            <wp:docPr descr="The same line, with a histogram of bmi for the men with chd = 0 standing on the line y = 0 and one for the men with chd = 1 hanging from the line y = 1. Each histogram is scaled so its tallest bar is 0.3 high." title="" id="19" name="Picture"/>
            <a:graphic>
              <a:graphicData uri="http://schemas.openxmlformats.org/drawingml/2006/picture">
                <pic:pic>
                  <pic:nvPicPr>
                    <pic:cNvPr descr="binary-outcomes_files/figure-docx/unnamed-chunk-6-3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same line, with a histogram of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for the men with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= 0 standing on the line y = 0 and one for the men with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= 1 hanging from the line y = 1. Each histogram is scaled so its tallest bar is 0.3 high.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breaks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np.arange(np.floor(wcgs[</w:t>
      </w:r>
      <w:r>
        <w:rPr>
          <w:rStyle w:val="StringTok"/>
        </w:rPr>
        <w:t xml:space="preserve">"bmi"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()), np.ceil(wcgs[</w:t>
      </w:r>
      <w:r>
        <w:rPr>
          <w:rStyle w:val="StringTok"/>
        </w:rPr>
        <w:t xml:space="preserve">"bmi"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chd, base, sign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)]:</w:t>
      </w:r>
      <w:r>
        <w:br/>
      </w:r>
      <w:r>
        <w:rPr>
          <w:rStyle w:val="NormalTok"/>
        </w:rPr>
        <w:t xml:space="preserve">    counts,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np.histogram(wcgs.loc[wcgs[</w:t>
      </w:r>
      <w:r>
        <w:rPr>
          <w:rStyle w:val="StringTok"/>
        </w:rPr>
        <w:t xml:space="preserve">"chd"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chd, </w:t>
      </w:r>
      <w:r>
        <w:rPr>
          <w:rStyle w:val="StringTok"/>
        </w:rPr>
        <w:t xml:space="preserve">"bmi"</w:t>
      </w:r>
      <w:r>
        <w:rPr>
          <w:rStyle w:val="NormalTok"/>
        </w:rPr>
        <w:t xml:space="preserve">], bins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breaks)</w:t>
      </w:r>
      <w:r>
        <w:br/>
      </w:r>
      <w:r>
        <w:rPr>
          <w:rStyle w:val="NormalTok"/>
        </w:rPr>
        <w:t xml:space="preserve">    ax.bar(breaks[: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sign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counts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counts.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 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bottom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base, align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"edge"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&lt;BarContainer object of 28 artists&gt;</w:t>
      </w:r>
      <w:r>
        <w:br/>
      </w:r>
      <w:r>
        <w:rPr>
          <w:rStyle w:val="CommentTok"/>
        </w:rPr>
        <w:t xml:space="preserve">#&gt; &lt;BarContainer object of 28 artists&gt;</w:t>
      </w:r>
      <w:r>
        <w:br/>
      </w:r>
      <w:r>
        <w:rPr>
          <w:rStyle w:val="NormalTok"/>
        </w:rPr>
        <w:t xml:space="preserve">ax.plot(wcgs[</w:t>
      </w:r>
      <w:r>
        <w:rPr>
          <w:rStyle w:val="StringTok"/>
        </w:rPr>
        <w:t xml:space="preserve">"bmi"</w:t>
      </w:r>
      <w:r>
        <w:rPr>
          <w:rStyle w:val="NormalTok"/>
        </w:rPr>
        <w:t xml:space="preserve">], fitted_bmi)</w:t>
      </w:r>
      <w:r>
        <w:br/>
      </w:r>
      <w:r>
        <w:rPr>
          <w:rStyle w:val="CommentTok"/>
        </w:rPr>
        <w:t xml:space="preserve">#&gt; [&lt;matplotlib.lines.Line2D object at 0x7f839992c690&gt;]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"Body mass index (bmi)"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Text(0.5, 0, 'Body mass index (bmi)')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"Fitted chd"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Text(0, 0.5, 'Fitted chd')</w:t>
      </w:r>
      <w:r>
        <w:br/>
      </w:r>
      <w:r>
        <w:rPr>
          <w:rStyle w:val="NormalTok"/>
        </w:rPr>
        <w:t xml:space="preserve">plt.show()</w:t>
      </w:r>
    </w:p>
    <w:p>
      <w:pPr>
        <w:pStyle w:val="CaptionedFigure"/>
      </w:pPr>
      <w:r>
        <w:drawing>
          <wp:inline>
            <wp:extent cx="4572000" cy="3657600"/>
            <wp:effectExtent b="0" l="0" r="0" t="0"/>
            <wp:docPr descr="The same line, with a histogram of bmi for the men with chd = 0 standing on the line y = 0 and one for the men with chd = 1 hanging from the line y = 1. Each histogram is scaled so its tallest bar is 0.3 high." title="" id="22" name="Picture"/>
            <a:graphic>
              <a:graphicData uri="http://schemas.openxmlformats.org/drawingml/2006/picture">
                <pic:pic>
                  <pic:nvPicPr>
                    <pic:cNvPr descr="binary-outcomes_files/figure-docx/unnamed-chunk-7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same line, with a histogram of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for the men with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= 0 standing on the line y = 0 and one for the men with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= 1 hanging from the line y = 1. Each histogram is scaled so its tallest bar is 0.3 high.</w:t>
      </w:r>
    </w:p>
    <w:bookmarkEnd w:id="24"/>
    <w:bookmarkEnd w:id="25"/>
    <w:bookmarkStart w:id="29" w:name="references"/>
    <w:p>
      <w:pPr>
        <w:pStyle w:val="Heading1"/>
      </w:pPr>
      <w:r>
        <w:t xml:space="preserve">References</w:t>
      </w:r>
    </w:p>
    <w:bookmarkStart w:id="28" w:name="refs"/>
    <w:bookmarkStart w:id="27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26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27"/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image" Target="media/rId10.png"/><Relationship Id="rId13" Type="http://schemas.openxmlformats.org/officeDocument/2006/relationships/image" Target="media/rId13.png"/><Relationship Id="rId18" Type="http://schemas.openxmlformats.org/officeDocument/2006/relationships/image" Target="media/rId18.png"/><Relationship Id="rId21" Type="http://schemas.openxmlformats.org/officeDocument/2006/relationships/image" Target="media/rId21.png"/><Relationship Id="rId26" Type="http://schemas.openxmlformats.org/officeDocument/2006/relationships/hyperlink" Target="https://doi.org/10.1001/jama.1975.03260080034016" TargetMode="External"/></Relationships>
</file>

<file path=word/_rels/footnotes.xml.rels><?xml version='1.0' encoding='UTF-8' standalone='yes'?>
<Relationships xmlns="http://schemas.openxmlformats.org/package/2006/relationships"><Relationship Id="rId26" Type="http://schemas.openxmlformats.org/officeDocument/2006/relationships/hyperlink" Target="https://doi.org/10.1001/jama.1975.0326008003401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Plotting a Binary Outcome</dc:title>
  <dc:creator/>
  <cp:keywords/>
  <dcterms:created xsi:type="dcterms:W3CDTF">2026-10-19T12:51:07Z</dcterms:created>
  <dcterms:modified xsi:type="dcterms:W3CDTF">2026-10-19T12:51:07Z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05:46:32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