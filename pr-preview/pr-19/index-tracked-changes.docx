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Visualization Notes</w:t>
      </w:r>
    </w:p>
    <w:p>
      <w:pPr>
        <w:pStyle w:val="Date"/>
      </w:pPr>
      <w:del w:id="1" w:author="PR Preview" w:date="2026-01-01T00:00:00Z">
        <w:r>
          <w:delText xml:space="preserve">Last modified: 2026-10-24 21:51:01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21:49:34 (PDT)</w:t>
        </w:r>
      </w:ins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notes cover how to visualize data.</w:t>
      </w:r>
      <w:r>
        <w:t xml:space="preserve"> </w:t>
      </w:r>
      <w:r>
        <w:t xml:space="preserve">Each page works through one plot, with R and Python code side by side.</w:t>
      </w:r>
      <w:r>
        <w:t xml:space="preserve"> </w:t>
      </w:r>
      <w:r>
        <w:t xml:space="preserve">The code runs when the site is built, so every figure comes from the data shown.</w:t>
      </w:r>
    </w:p>
    <w:bookmarkStart w:id="11" w:name="pages"/>
    <w:p>
      <w:pPr>
        <w:pStyle w:val="Heading2"/>
      </w:pPr>
      <w:r>
        <w:t xml:space="preserve">0.1 Pages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Plotting a Binary Outcome</w:t>
        </w:r>
      </w:hyperlink>
      <w:r>
        <w:t xml:space="preserve">: a rug and two histograms for a 0/1 outcome and a continuous feature.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Choosing Colors</w:t>
        </w:r>
      </w:hyperlink>
      <w:r>
        <w:t xml:space="preserve">: how far apart a palette’s closest two colors are under simulated color vision deficiency.</w:t>
      </w:r>
    </w:p>
    <w:bookmarkEnd w:id="11"/>
    <w:bookmarkStart w:id="12" w:name="formats"/>
    <w:p>
      <w:pPr>
        <w:pStyle w:val="Heading2"/>
      </w:pPr>
      <w:r>
        <w:t xml:space="preserve">0.2 Formats</w:t>
      </w:r>
    </w:p>
    <w:p>
      <w:pPr>
        <w:pStyle w:val="FirstParagraph"/>
      </w:pPr>
      <w:r>
        <w:t xml:space="preserve">Each page is available in these formats:</w:t>
      </w:r>
    </w:p>
    <w:p>
      <w:pPr>
        <w:pStyle w:val="Compact"/>
        <w:numPr>
          <w:ilvl w:val="0"/>
          <w:numId w:val="1002"/>
        </w:numPr>
      </w:pPr>
      <w:r>
        <w:t xml:space="preserve">an HTML web page;</w:t>
      </w:r>
    </w:p>
    <w:p>
      <w:pPr>
        <w:pStyle w:val="Compact"/>
        <w:numPr>
          <w:ilvl w:val="0"/>
          <w:numId w:val="1002"/>
        </w:numPr>
      </w:pPr>
      <w:r>
        <w:t xml:space="preserve">RevealJS slides, at the same address with</w:t>
      </w:r>
      <w:r>
        <w:t xml:space="preserve"> </w:t>
      </w:r>
      <w:r>
        <w:rPr>
          <w:rStyle w:val="VerbatimChar"/>
        </w:rPr>
        <w:t xml:space="preserve">-slides</w:t>
      </w:r>
      <w:r>
        <w:t xml:space="preserve"> </w:t>
      </w:r>
      <w:r>
        <w:t xml:space="preserve">added to the page name;</w:t>
      </w:r>
    </w:p>
    <w:p>
      <w:pPr>
        <w:pStyle w:val="Compact"/>
        <w:numPr>
          <w:ilvl w:val="0"/>
          <w:numId w:val="1002"/>
        </w:numPr>
      </w:pPr>
      <w:r>
        <w:t xml:space="preserve">a PDF handout and a Word document.</w:t>
      </w:r>
    </w:p>
    <w:bookmarkEnd w:id="12"/>
    <w:bookmarkStart w:id="14" w:name="references"/>
    <w:p>
      <w:pPr>
        <w:pStyle w:val="Heading2"/>
      </w:pPr>
      <w:r>
        <w:t xml:space="preserve">References</w:t>
      </w:r>
    </w:p>
    <w:bookmarkStart w:id="13" w:name="refs"/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binary-outcomes.qmd" TargetMode="External"/><Relationship Id="rId10" Type="http://schemas.openxmlformats.org/officeDocument/2006/relationships/hyperlink" Target="chapters/color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binary-outcomes.qmd" TargetMode="External"/><Relationship Id="rId10" Type="http://schemas.openxmlformats.org/officeDocument/2006/relationships/hyperlink" Target="chapters/color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Notes</dc:title>
  <dc:creator/>
  <cp:keywords/>
  <dcterms:created xsi:type="dcterms:W3CDTF">2026-10-27T05:00:43Z</dcterms:created>
  <dcterms:modified xsi:type="dcterms:W3CDTF">2026-10-27T05:00:43Z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