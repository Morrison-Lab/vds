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Choosing Colors</w:t>
      </w:r>
    </w:p>
    <w:p>
      <w:pPr>
        <w:pStyle w:val="Date"/>
      </w:pPr>
      <w:del w:id="1" w:author="PR Preview" w:date="2026-01-01T00:00:00Z">
        <w:r>
          <w:delText xml:space="preserve">Last modified: 2026-10-26 23:11:59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15:09:30 (PDT)</w:t>
        </w:r>
      </w:ins>
    </w:p>
    <w:bookmarkStart w:id="11" w:name="why-test-a-palette"/>
    <w:p>
      <w:pPr>
        <w:pStyle w:val="Heading2"/>
      </w:pPr>
      <w:r>
        <w:t xml:space="preserve">0.1 Why test a palette</w:t>
      </w:r>
    </w:p>
    <w:p>
      <w:pPr>
        <w:pStyle w:val="FirstParagraph"/>
      </w:pPr>
      <w:r>
        <w:t xml:space="preserve">A palette that looks distinct to you can merge for readers with a color vision deficiency.</w:t>
      </w:r>
      <w:r>
        <w:t xml:space="preserve"> </w:t>
      </w:r>
      <w:r>
        <w:t xml:space="preserve">Instead of judging by eye, simulate the common kinds of color vision deficiency and measure how far apart the closest two colors get.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colorblindcheck</w:t>
      </w:r>
      <w:r>
        <w:t xml:space="preserve"> </w:t>
      </w:r>
      <w:r>
        <w:t xml:space="preserve">package</w:t>
      </w:r>
      <w:r>
        <w:t xml:space="preserve"> </w:t>
      </w:r>
      <w:r>
        <w:t xml:space="preserve">(Nowosad 2025)</w:t>
      </w:r>
      <w:r>
        <w:t xml:space="preserve"> </w:t>
      </w:r>
      <w:r>
        <w:t xml:space="preserve">does this.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palette_check()</w:t>
      </w:r>
      <w:r>
        <w:t xml:space="preserve"> </w:t>
      </w:r>
      <w:r>
        <w:t xml:space="preserve">function returns the smallest distance between two colors of a palette, under normal vision and under each simulated deficiency.</w:t>
      </w:r>
      <w:r>
        <w:t xml:space="preserve"> </w:t>
      </w:r>
      <w:r>
        <w:t xml:space="preserve">As a rule of thumb, a smallest distance of about 10 or more means every pair is easy to tell apart.</w:t>
      </w:r>
      <w:r>
        <w:t xml:space="preserve"> </w:t>
      </w:r>
      <w:r>
        <w:t xml:space="preserve">This chapter uses that rule of thumb as its cutoff;</w:t>
      </w:r>
      <w:r>
        <w:t xml:space="preserve"> </w:t>
      </w:r>
      <w:r>
        <w:t xml:space="preserve">the package does not define one.</w:t>
      </w:r>
      <w:r>
        <w:t xml:space="preserve"> </w:t>
      </w:r>
      <w:r>
        <w:t xml:space="preserve">Below the cutoff, some pair is hard to tell apart for some readers.</w:t>
      </w:r>
    </w:p>
    <w:bookmarkStart w:id="10" w:name="exm-palette-comparison"/>
    <w:p>
      <w:pPr>
        <w:pStyle w:val="BodyText"/>
      </w:pPr>
      <w:r>
        <w:rPr>
          <w:b/>
          <w:bCs/>
        </w:rPr>
        <w:t xml:space="preserve">Example 1 (Comparing qualitative palettes)</w:t>
      </w:r>
      <w:r>
        <w:t xml:space="preserve"> </w:t>
      </w:r>
      <w:r>
        <w:t xml:space="preserve">This example computes, for each palette and number of groups, the smallest distance between two colors under the worst of the three simulated deficiencies (deuteranopia, protanopia and tritanopia).</w:t>
      </w:r>
      <w:r>
        <w:t xml:space="preserve"> </w:t>
      </w:r>
      <w:r>
        <w:t xml:space="preserve">A dash marks a palette that has fewer colors than groups.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knitr.kable.NA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order puts blue and vermillion first and leaves out black and grey</w:t>
      </w:r>
      <w:r>
        <w:br/>
      </w:r>
      <w:r>
        <w:rPr>
          <w:rStyle w:val="NormalTok"/>
        </w:rPr>
        <w:t xml:space="preserve">okabe_ito_order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brewer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RColorBrewer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name)[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palettes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"Okabe-Ito (ggokabeito)"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ggokabeito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palette_okabe_ito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 =</w:t>
      </w:r>
      <w:r>
        <w:rPr>
          <w:rStyle w:val="NormalTok"/>
        </w:rPr>
        <w:t xml:space="preserve"> okabe_ito_order)[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(n)]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Dark2"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"Dark2"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Set2"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"RColorBrewer Paired"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"Paired"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"khroma muted"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(khroma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color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"muted"</w:t>
      </w:r>
      <w:r>
        <w:rPr>
          <w:rStyle w:val="NormalTok"/>
        </w:rPr>
        <w:t xml:space="preserve">)(n)),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viridisLite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"rcartocolor Safe"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rcartocolor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carto_pal</w:t>
      </w:r>
      <w:r>
        <w:rPr>
          <w:rStyle w:val="NormalTok"/>
        </w:rPr>
        <w:t xml:space="preserve">(n, </w:t>
      </w:r>
      <w:r>
        <w:rPr>
          <w:rStyle w:val="StringTok"/>
        </w:rPr>
        <w:t xml:space="preserve">"Safe"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worst_case_distance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(make_palette, n) {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tryCatch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make_palette</w:t>
      </w:r>
      <w:r>
        <w:rPr>
          <w:rStyle w:val="NormalTok"/>
        </w:rPr>
        <w:t xml:space="preserve">(n),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(e)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warning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(w)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(colors)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anyNA</w:t>
      </w:r>
      <w:r>
        <w:rPr>
          <w:rStyle w:val="NormalTok"/>
        </w:rPr>
        <w:t xml:space="preserve">(colors))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viridis adds an alpha channel; palette_check() wants plain "#rrggbb"</w:t>
      </w:r>
      <w:r>
        <w:br/>
      </w:r>
      <w:r>
        <w:rPr>
          <w:rStyle w:val="NormalTok"/>
        </w:rPr>
        <w:t xml:space="preserve">  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(colors),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the first row is normal vision; the rest are the simulated deficiencies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(colorblindcheck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palette_check</w:t>
      </w:r>
      <w:r>
        <w:rPr>
          <w:rStyle w:val="NormalTok"/>
        </w:rPr>
        <w:t xml:space="preserve">(colors)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min_dist[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palette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(palettes), </w:t>
      </w:r>
      <w:r>
        <w:rPr>
          <w:rStyle w:val="AttributeTok"/>
        </w:rPr>
        <w:t xml:space="preserve">groups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rowwise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distance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worst_case_distance</w:t>
      </w:r>
      <w:r>
        <w:rPr>
          <w:rStyle w:val="NormalTok"/>
        </w:rPr>
        <w:t xml:space="preserve">(palettes[[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(palette)]], groups)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groups,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distance,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 = 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palette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Smallest distance between two colors under simulated color vision deficiency, by palette and number of groups. Higher is better; about 10 or more is easy to tell apart.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palette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 = 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Okabe-Ito (ggokabeito)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Dark2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18.8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Set2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12.9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RColorBrewer Paired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khroma muted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viridis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31.6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rcartocolor Safe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</w:t>
                  </w:r>
                </w:p>
              </w:tc>
            </w:tr>
          </w:tbl>
          <w:bookmarkEnd w:id="9"/>
          <w:p/>
        </w:tc>
      </w:tr>
    </w:tbl>
    <w:bookmarkEnd w:id="10"/>
    <w:p>
      <w:pPr>
        <w:pStyle w:val="BodyText"/>
      </w:pPr>
      <w:hyperlink w:anchor="exm-palette-comparis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 results.</w:t>
      </w:r>
      <w:r>
        <w:t xml:space="preserve"> </w:t>
      </w:r>
      <w:r>
        <w:t xml:space="preserve">The Okabe-Ito palette</w:t>
      </w:r>
      <w:r>
        <w:t xml:space="preserve"> </w:t>
      </w:r>
      <w:r>
        <w:t xml:space="preserve">(Okabe and Ito 2008)</w:t>
      </w:r>
      <w:r>
        <w:t xml:space="preserve"> </w:t>
      </w:r>
      <w:r>
        <w:t xml:space="preserve">stays above 10 for all 7 of its colors, and with 10 groups no palette tested reaches 10.</w:t>
      </w:r>
      <w:r>
        <w:t xml:space="preserve"> </w:t>
      </w:r>
      <w:r>
        <w:t xml:space="preserve">The RColorBrewer qualitative palettes Dark2 and Set2 are fine for 3 groups and then lose distinctness quickly.</w:t>
      </w:r>
      <w:r>
        <w:t xml:space="preserve"> </w:t>
      </w:r>
      <w:r>
        <w:t xml:space="preserve">The viridis palette scores well for 3 and 5 groups, but it is a sequential palette, so its neighboring colors look alike when the groups have no order.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khroma</w:t>
      </w:r>
      <w:r>
        <w:t xml:space="preserve"> </w:t>
      </w:r>
      <w:r>
        <w:t xml:space="preserve">package’s Okabe-Ito scheme starts with black, so it is not comparable here.</w:t>
      </w:r>
      <w:r>
        <w:t xml:space="preserve"> </w:t>
      </w:r>
      <w:r>
        <w:t xml:space="preserve">Its</w:t>
      </w:r>
      <w:r>
        <w:t xml:space="preserve"> </w:t>
      </w:r>
      <w:r>
        <w:rPr>
          <w:rStyle w:val="VerbatimChar"/>
        </w:rPr>
        <w:t xml:space="preserve">muted</w:t>
      </w:r>
      <w:r>
        <w:t xml:space="preserve"> </w:t>
      </w:r>
      <w:r>
        <w:t xml:space="preserve">scheme has at most 9 colors.</w:t>
      </w:r>
    </w:p>
    <w:bookmarkEnd w:id="11"/>
    <w:bookmarkStart w:id="13" w:name="what-to-do-with-many-groups"/>
    <w:p>
      <w:pPr>
        <w:pStyle w:val="Heading2"/>
      </w:pPr>
      <w:r>
        <w:t xml:space="preserve">0.2 What to do with many groups</w:t>
      </w:r>
    </w:p>
    <w:p>
      <w:pPr>
        <w:pStyle w:val="FirstParagraph"/>
      </w:pPr>
      <w:r>
        <w:t xml:space="preserve">With 10 groups, no tested palette keeps every pair easy to tell apart, and the table does not test 8 or 9 groups.</w:t>
      </w:r>
      <w:r>
        <w:t xml:space="preserve"> </w:t>
      </w:r>
      <w:r>
        <w:t xml:space="preserve">Pair color with shape or line type, so that color is never the only way to tell groups apart.</w:t>
      </w:r>
      <w:r>
        <w:t xml:space="preserve"> </w:t>
      </w:r>
      <w:r>
        <w:t xml:space="preserve">Better still, show fewer groups: combine small groups, or split the figure into panels.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rcartocolor</w:t>
      </w:r>
      <w:r>
        <w:t xml:space="preserve"> </w:t>
      </w:r>
      <w:r>
        <w:t xml:space="preserve">package’s</w:t>
      </w:r>
      <w:r>
        <w:t xml:space="preserve"> </w:t>
      </w:r>
      <w:r>
        <w:rPr>
          <w:rStyle w:val="VerbatimChar"/>
        </w:rPr>
        <w:t xml:space="preserve">Safe</w:t>
      </w:r>
      <w:r>
        <w:t xml:space="preserve"> </w:t>
      </w:r>
      <w:r>
        <w:t xml:space="preserve">palette gives up to 12 colors, so it is the fallback when a figure needs more than 7 groups.</w:t>
      </w:r>
      <w:r>
        <w:t xml:space="preserve"> </w:t>
      </w:r>
      <w:r>
        <w:t xml:space="preserve">Its smallest distance is about 5 to 6 at every size in the table, which is below the cutoff, so it is a fallback and not a recommendation.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VerbatimChar"/>
          </w:rPr>
          <w:t xml:space="preserve">fxtas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package</w:t>
        </w:r>
      </w:hyperlink>
      <w:r>
        <w:t xml:space="preserve"> </w:t>
      </w:r>
      <w:r>
        <w:t xml:space="preserve">uses it for its biomarker groups.</w:t>
      </w:r>
    </w:p>
    <w:bookmarkEnd w:id="13"/>
    <w:bookmarkStart w:id="19" w:name="references"/>
    <w:p>
      <w:pPr>
        <w:pStyle w:val="Heading1"/>
      </w:pPr>
      <w:r>
        <w:t xml:space="preserve">References</w:t>
      </w:r>
    </w:p>
    <w:bookmarkStart w:id="18" w:name="refs"/>
    <w:bookmarkStart w:id="15" w:name="ref-colorblindcheck"/>
    <w:p>
      <w:pPr>
        <w:pStyle w:val="Bibliography"/>
      </w:pPr>
      <w:r>
        <w:t xml:space="preserve">Nowosad, Jakub. 2025.</w:t>
      </w:r>
      <w:r>
        <w:t xml:space="preserve"> </w:t>
      </w:r>
      <w:r>
        <w:rPr>
          <w:i/>
          <w:iCs/>
        </w:rPr>
        <w:t xml:space="preserve">Colorblindcheck: Check Color Palettes for Problems with Color Vision Deficiency</w:t>
      </w:r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https://CRAN.R-project.org/package=colorblindcheck</w:t>
        </w:r>
      </w:hyperlink>
      <w:r>
        <w:t xml:space="preserve">.</w:t>
      </w:r>
    </w:p>
    <w:bookmarkEnd w:id="15"/>
    <w:bookmarkStart w:id="17" w:name="ref-okabe2008"/>
    <w:p>
      <w:pPr>
        <w:pStyle w:val="Bibliography"/>
      </w:pPr>
      <w:r>
        <w:t xml:space="preserve">Okabe, Masataka, and Kei Ito. 2008.</w:t>
      </w:r>
      <w:r>
        <w:t xml:space="preserve"> </w:t>
      </w:r>
      <w:r>
        <w:rPr>
          <w:i/>
          <w:iCs/>
        </w:rPr>
        <w:t xml:space="preserve">Color Universal Design (CUD): How to Make Figures and Presentations That Are Friendly to Colorblind People</w:t>
      </w:r>
      <w:r>
        <w:t xml:space="preserve">.</w:t>
      </w:r>
      <w:r>
        <w:t xml:space="preserve"> </w:t>
      </w:r>
      <w:hyperlink r:id="rId16">
        <w:r>
          <w:rPr>
            <w:rStyle w:val="Hyperlink"/>
          </w:rPr>
          <w:t xml:space="preserve">https://jfly.uni-koeln.de/color/</w:t>
        </w:r>
      </w:hyperlink>
      <w:r>
        <w:t xml:space="preserve">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hyperlink" Target="https://CRAN.R-project.org/package=colorblindcheck" TargetMode="External"/><Relationship Id="rId12" Type="http://schemas.openxmlformats.org/officeDocument/2006/relationships/hyperlink" Target="https://github.com/ucdavis/fxtas" TargetMode="External"/><Relationship Id="rId16" Type="http://schemas.openxmlformats.org/officeDocument/2006/relationships/hyperlink" Target="https://jfly.uni-koeln.de/color/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CRAN.R-project.org/package=colorblindcheck" TargetMode="External"/><Relationship Id="rId12" Type="http://schemas.openxmlformats.org/officeDocument/2006/relationships/hyperlink" Target="https://github.com/ucdavis/fxtas" TargetMode="External"/><Relationship Id="rId16" Type="http://schemas.openxmlformats.org/officeDocument/2006/relationships/hyperlink" Target="https://jfly.uni-koeln.de/col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Choosing Colors</dc:title>
  <dc:creator/>
  <cp:keywords/>
  <dcterms:created xsi:type="dcterms:W3CDTF">2026-10-28T22:17:44Z</dcterms:created>
  <dcterms:modified xsi:type="dcterms:W3CDTF">2026-10-28T22:17:44Z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15:09:30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