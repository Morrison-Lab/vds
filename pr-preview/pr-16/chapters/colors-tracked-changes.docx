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Choosing Colors</w:t>
        </w:r>
      </w:ins>
    </w:p>
    <w:p>
      <w:pPr>
        <w:pStyle w:val="Date"/>
      </w:pPr>
      <w:ins w:id="2" w:author="PR Preview" w:date="2026-01-01T00:00:00Z">
        <w:r>
          <w:t xml:space="preserve">Last modified: 2026-10-22 15:55:46 (PDT)</w:t>
        </w:r>
      </w:ins>
    </w:p>
    <w:bookmarkStart w:id="11" w:name="why-test-a-palette"/>
    <w:p>
      <w:pPr>
        <w:pStyle w:val="Heading2"/>
      </w:pPr>
      <w:ins w:id="3" w:author="PR Preview" w:date="2026-01-01T00:00:00Z">
        <w:r>
          <w:t xml:space="preserve">0.1 Why test a palette</w:t>
        </w:r>
      </w:ins>
    </w:p>
    <w:p>
      <w:pPr>
        <w:pStyle w:val="FirstParagraph"/>
      </w:pPr>
      <w:ins w:id="4" w:author="PR Preview" w:date="2026-01-01T00:00:00Z">
        <w:r>
          <w:t xml:space="preserve">A palette that looks distinct to you can merge for readers with a color vision deficiency.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Instead of judging by eye, simulate the common kinds of color vision deficiency and measure how far apart the closest two colors get.</w:t>
        </w:r>
      </w:ins>
    </w:p>
    <w:p>
      <w:pPr>
        <w:pStyle w:val="BodyText"/>
      </w:pPr>
      <w:ins w:id="7" w:author="PR Preview" w:date="2026-01-01T00:00:00Z">
        <w:r>
          <w:t xml:space="preserve">The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rPr>
            <w:rStyle w:val="VerbatimChar"/>
          </w:rPr>
          <w:t xml:space="preserve">colorblindcheck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package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(Nowosad 2025)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does this.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Its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rPr>
            <w:rStyle w:val="VerbatimChar"/>
          </w:rPr>
          <w:t xml:space="preserve">palette_check()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function returns the smallest distance between two colors of a palette, under normal vision and under each simulated deficiency.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As a rule of thumb, a smallest distance of about 10 or more means every pair is easy to tell apart.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This chapter uses that rule of thumb as its cutoff;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the package does not define one.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Below the cutoff, some pair is hard to tell apart for some readers.</w:t>
        </w:r>
      </w:ins>
    </w:p>
    <w:bookmarkStart w:id="10" w:name="exm-palette-comparison"/>
    <w:p>
      <w:pPr>
        <w:pStyle w:val="BodyText"/>
      </w:pPr>
      <w:ins w:id="30" w:author="PR Preview" w:date="2026-01-01T00:00:00Z">
        <w:r>
          <w:rPr>
            <w:b/>
            <w:bCs/>
          </w:rPr>
          <w:t xml:space="preserve">Example 1 (Comparing qualitative palettes)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This example computes, for each palette and number of groups, the smallest distance between two colors under the worst of the three simulated deficiencies (deuteranopia, protanopia and tritanopia).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A dash marks a palette that has fewer colors than groups.</w:t>
        </w:r>
      </w:ins>
    </w:p>
    <w:p>
      <w:pPr>
        <w:pStyle w:val="SourceCode"/>
      </w:pPr>
      <w:ins w:id="35" w:author="PR Preview" w:date="2026-01-01T00:00:00Z">
        <w:r>
          <w:rPr>
            <w:rStyle w:val="FunctionTok"/>
          </w:rPr>
          <w:t xml:space="preserve">options</w:t>
        </w:r>
      </w:ins>
      <w:ins w:id="36" w:author="PR Preview" w:date="2026-01-01T00:00:00Z">
        <w:r>
          <w:rPr>
            <w:rStyle w:val="NormalTok"/>
          </w:rPr>
          <w:t xml:space="preserve">(</w:t>
        </w:r>
      </w:ins>
      <w:ins w:id="37" w:author="PR Preview" w:date="2026-01-01T00:00:00Z">
        <w:r>
          <w:rPr>
            <w:rStyle w:val="AttributeTok"/>
          </w:rPr>
          <w:t xml:space="preserve">knitr.kable.NA =</w:t>
        </w:r>
      </w:ins>
      <w:ins w:id="38" w:author="PR Preview" w:date="2026-01-01T00:00:00Z">
        <w:r>
          <w:rPr>
            <w:rStyle w:val="NormalTok"/>
          </w:rPr>
          <w:t xml:space="preserve"> </w:t>
        </w:r>
      </w:ins>
      <w:ins w:id="39" w:author="PR Preview" w:date="2026-01-01T00:00:00Z">
        <w:r>
          <w:rPr>
            <w:rStyle w:val="StringTok"/>
          </w:rPr>
          <w:t xml:space="preserve">"-"</w:t>
        </w:r>
      </w:ins>
      <w:ins w:id="40" w:author="PR Preview" w:date="2026-01-01T00:00:00Z">
        <w:r>
          <w:rPr>
            <w:rStyle w:val="NormalTok"/>
          </w:rPr>
          <w:t xml:space="preserve">)</w:t>
        </w:r>
      </w:ins>
      <w:ins w:id="41" w:author="PR Preview" w:date="2026-01-01T00:00:00Z">
        <w:r>
          <w:br/>
        </w:r>
      </w:ins>
      <w:ins w:id="42" w:author="PR Preview" w:date="2026-01-01T00:00:00Z">
        <w:r>
          <w:br/>
        </w:r>
      </w:ins>
      <w:ins w:id="43" w:author="PR Preview" w:date="2026-01-01T00:00:00Z">
        <w:r>
          <w:rPr>
            <w:rStyle w:val="CommentTok"/>
          </w:rPr>
          <w:t xml:space="preserve"># order puts blue and vermillion first and leaves out black and grey</w:t>
        </w:r>
      </w:ins>
      <w:ins w:id="44" w:author="PR Preview" w:date="2026-01-01T00:00:00Z">
        <w:r>
          <w:br/>
        </w:r>
      </w:ins>
      <w:ins w:id="45" w:author="PR Preview" w:date="2026-01-01T00:00:00Z">
        <w:r>
          <w:rPr>
            <w:rStyle w:val="NormalTok"/>
          </w:rPr>
          <w:t xml:space="preserve">okabe_ito_order </w:t>
        </w:r>
      </w:ins>
      <w:ins w:id="46" w:author="PR Preview" w:date="2026-01-01T00:00:00Z">
        <w:r>
          <w:rPr>
            <w:rStyle w:val="OtherTok"/>
          </w:rPr>
          <w:t xml:space="preserve">&lt;-</w:t>
        </w:r>
      </w:ins>
      <w:ins w:id="47" w:author="PR Preview" w:date="2026-01-01T00:00:00Z">
        <w:r>
          <w:rPr>
            <w:rStyle w:val="NormalTok"/>
          </w:rPr>
          <w:t xml:space="preserve"> </w:t>
        </w:r>
      </w:ins>
      <w:ins w:id="48" w:author="PR Preview" w:date="2026-01-01T00:00:00Z">
        <w:r>
          <w:rPr>
            <w:rStyle w:val="FunctionTok"/>
          </w:rPr>
          <w:t xml:space="preserve">c</w:t>
        </w:r>
      </w:ins>
      <w:ins w:id="49" w:author="PR Preview" w:date="2026-01-01T00:00:00Z">
        <w:r>
          <w:rPr>
            <w:rStyle w:val="NormalTok"/>
          </w:rPr>
          <w:t xml:space="preserve">(</w:t>
        </w:r>
      </w:ins>
      <w:ins w:id="50" w:author="PR Preview" w:date="2026-01-01T00:00:00Z">
        <w:r>
          <w:rPr>
            <w:rStyle w:val="DecValTok"/>
          </w:rPr>
          <w:t xml:space="preserve">5</w:t>
        </w:r>
      </w:ins>
      <w:ins w:id="51" w:author="PR Preview" w:date="2026-01-01T00:00:00Z">
        <w:r>
          <w:rPr>
            <w:rStyle w:val="NormalTok"/>
          </w:rPr>
          <w:t xml:space="preserve">, </w:t>
        </w:r>
      </w:ins>
      <w:ins w:id="52" w:author="PR Preview" w:date="2026-01-01T00:00:00Z">
        <w:r>
          <w:rPr>
            <w:rStyle w:val="DecValTok"/>
          </w:rPr>
          <w:t xml:space="preserve">6</w:t>
        </w:r>
      </w:ins>
      <w:ins w:id="53" w:author="PR Preview" w:date="2026-01-01T00:00:00Z">
        <w:r>
          <w:rPr>
            <w:rStyle w:val="NormalTok"/>
          </w:rPr>
          <w:t xml:space="preserve">, </w:t>
        </w:r>
      </w:ins>
      <w:ins w:id="54" w:author="PR Preview" w:date="2026-01-01T00:00:00Z">
        <w:r>
          <w:rPr>
            <w:rStyle w:val="DecValTok"/>
          </w:rPr>
          <w:t xml:space="preserve">3</w:t>
        </w:r>
      </w:ins>
      <w:ins w:id="55" w:author="PR Preview" w:date="2026-01-01T00:00:00Z">
        <w:r>
          <w:rPr>
            <w:rStyle w:val="NormalTok"/>
          </w:rPr>
          <w:t xml:space="preserve">, </w:t>
        </w:r>
      </w:ins>
      <w:ins w:id="56" w:author="PR Preview" w:date="2026-01-01T00:00:00Z">
        <w:r>
          <w:rPr>
            <w:rStyle w:val="DecValTok"/>
          </w:rPr>
          <w:t xml:space="preserve">7</w:t>
        </w:r>
      </w:ins>
      <w:ins w:id="57" w:author="PR Preview" w:date="2026-01-01T00:00:00Z">
        <w:r>
          <w:rPr>
            <w:rStyle w:val="NormalTok"/>
          </w:rPr>
          <w:t xml:space="preserve">, </w:t>
        </w:r>
      </w:ins>
      <w:ins w:id="58" w:author="PR Preview" w:date="2026-01-01T00:00:00Z">
        <w:r>
          <w:rPr>
            <w:rStyle w:val="DecValTok"/>
          </w:rPr>
          <w:t xml:space="preserve">2</w:t>
        </w:r>
      </w:ins>
      <w:ins w:id="59" w:author="PR Preview" w:date="2026-01-01T00:00:00Z">
        <w:r>
          <w:rPr>
            <w:rStyle w:val="NormalTok"/>
          </w:rPr>
          <w:t xml:space="preserve">, </w:t>
        </w:r>
      </w:ins>
      <w:ins w:id="60" w:author="PR Preview" w:date="2026-01-01T00:00:00Z">
        <w:r>
          <w:rPr>
            <w:rStyle w:val="DecValTok"/>
          </w:rPr>
          <w:t xml:space="preserve">1</w:t>
        </w:r>
      </w:ins>
      <w:ins w:id="61" w:author="PR Preview" w:date="2026-01-01T00:00:00Z">
        <w:r>
          <w:rPr>
            <w:rStyle w:val="NormalTok"/>
          </w:rPr>
          <w:t xml:space="preserve">, </w:t>
        </w:r>
      </w:ins>
      <w:ins w:id="62" w:author="PR Preview" w:date="2026-01-01T00:00:00Z">
        <w:r>
          <w:rPr>
            <w:rStyle w:val="DecValTok"/>
          </w:rPr>
          <w:t xml:space="preserve">4</w:t>
        </w:r>
      </w:ins>
      <w:ins w:id="63" w:author="PR Preview" w:date="2026-01-01T00:00:00Z">
        <w:r>
          <w:rPr>
            <w:rStyle w:val="NormalTok"/>
          </w:rPr>
          <w:t xml:space="preserve">)</w:t>
        </w:r>
      </w:ins>
      <w:ins w:id="64" w:author="PR Preview" w:date="2026-01-01T00:00:00Z">
        <w:r>
          <w:br/>
        </w:r>
      </w:ins>
      <w:ins w:id="65" w:author="PR Preview" w:date="2026-01-01T00:00:00Z">
        <w:r>
          <w:rPr>
            <w:rStyle w:val="NormalTok"/>
          </w:rPr>
          <w:t xml:space="preserve">brewer </w:t>
        </w:r>
      </w:ins>
      <w:ins w:id="66" w:author="PR Preview" w:date="2026-01-01T00:00:00Z">
        <w:r>
          <w:rPr>
            <w:rStyle w:val="OtherTok"/>
          </w:rPr>
          <w:t xml:space="preserve">&lt;-</w:t>
        </w:r>
      </w:ins>
      <w:ins w:id="67" w:author="PR Preview" w:date="2026-01-01T00:00:00Z">
        <w:r>
          <w:rPr>
            <w:rStyle w:val="NormalTok"/>
          </w:rPr>
          <w:t xml:space="preserve"> </w:t>
        </w:r>
      </w:ins>
      <w:ins w:id="68" w:author="PR Preview" w:date="2026-01-01T00:00:00Z">
        <w:r>
          <w:rPr>
            <w:rStyle w:val="ControlFlowTok"/>
          </w:rPr>
          <w:t xml:space="preserve">function</w:t>
        </w:r>
      </w:ins>
      <w:ins w:id="69" w:author="PR Preview" w:date="2026-01-01T00:00:00Z">
        <w:r>
          <w:rPr>
            <w:rStyle w:val="NormalTok"/>
          </w:rPr>
          <w:t xml:space="preserve">(name) {</w:t>
        </w:r>
      </w:ins>
      <w:ins w:id="70" w:author="PR Preview" w:date="2026-01-01T00:00:00Z">
        <w:r>
          <w:br/>
        </w:r>
      </w:ins>
      <w:ins w:id="71" w:author="PR Preview" w:date="2026-01-01T00:00:00Z">
        <w:r>
          <w:rPr>
            <w:rStyle w:val="NormalTok"/>
          </w:rPr>
          <w:t xml:space="preserve">  </w:t>
        </w:r>
      </w:ins>
      <w:ins w:id="72" w:author="PR Preview" w:date="2026-01-01T00:00:00Z">
        <w:r>
          <w:rPr>
            <w:rStyle w:val="ControlFlowTok"/>
          </w:rPr>
          <w:t xml:space="preserve">function</w:t>
        </w:r>
      </w:ins>
      <w:ins w:id="73" w:author="PR Preview" w:date="2026-01-01T00:00:00Z">
        <w:r>
          <w:rPr>
            <w:rStyle w:val="NormalTok"/>
          </w:rPr>
          <w:t xml:space="preserve">(n) RColorBrewer</w:t>
        </w:r>
      </w:ins>
      <w:ins w:id="74" w:author="PR Preview" w:date="2026-01-01T00:00:00Z">
        <w:r>
          <w:rPr>
            <w:rStyle w:val="SpecialCharTok"/>
          </w:rPr>
          <w:t xml:space="preserve">::</w:t>
        </w:r>
      </w:ins>
      <w:ins w:id="75" w:author="PR Preview" w:date="2026-01-01T00:00:00Z">
        <w:r>
          <w:rPr>
            <w:rStyle w:val="FunctionTok"/>
          </w:rPr>
          <w:t xml:space="preserve">brewer.pal</w:t>
        </w:r>
      </w:ins>
      <w:ins w:id="76" w:author="PR Preview" w:date="2026-01-01T00:00:00Z">
        <w:r>
          <w:rPr>
            <w:rStyle w:val="NormalTok"/>
          </w:rPr>
          <w:t xml:space="preserve">(</w:t>
        </w:r>
      </w:ins>
      <w:ins w:id="77" w:author="PR Preview" w:date="2026-01-01T00:00:00Z">
        <w:r>
          <w:rPr>
            <w:rStyle w:val="FunctionTok"/>
          </w:rPr>
          <w:t xml:space="preserve">max</w:t>
        </w:r>
      </w:ins>
      <w:ins w:id="78" w:author="PR Preview" w:date="2026-01-01T00:00:00Z">
        <w:r>
          <w:rPr>
            <w:rStyle w:val="NormalTok"/>
          </w:rPr>
          <w:t xml:space="preserve">(n, </w:t>
        </w:r>
      </w:ins>
      <w:ins w:id="79" w:author="PR Preview" w:date="2026-01-01T00:00:00Z">
        <w:r>
          <w:rPr>
            <w:rStyle w:val="DecValTok"/>
          </w:rPr>
          <w:t xml:space="preserve">3</w:t>
        </w:r>
      </w:ins>
      <w:ins w:id="80" w:author="PR Preview" w:date="2026-01-01T00:00:00Z">
        <w:r>
          <w:rPr>
            <w:rStyle w:val="NormalTok"/>
          </w:rPr>
          <w:t xml:space="preserve">), name)[</w:t>
        </w:r>
      </w:ins>
      <w:ins w:id="81" w:author="PR Preview" w:date="2026-01-01T00:00:00Z">
        <w:r>
          <w:rPr>
            <w:rStyle w:val="FunctionTok"/>
          </w:rPr>
          <w:t xml:space="preserve">seq_len</w:t>
        </w:r>
      </w:ins>
      <w:ins w:id="82" w:author="PR Preview" w:date="2026-01-01T00:00:00Z">
        <w:r>
          <w:rPr>
            <w:rStyle w:val="NormalTok"/>
          </w:rPr>
          <w:t xml:space="preserve">(n)]</w:t>
        </w:r>
      </w:ins>
      <w:ins w:id="83" w:author="PR Preview" w:date="2026-01-01T00:00:00Z">
        <w:r>
          <w:br/>
        </w:r>
      </w:ins>
      <w:ins w:id="84" w:author="PR Preview" w:date="2026-01-01T00:00:00Z">
        <w:r>
          <w:rPr>
            <w:rStyle w:val="NormalTok"/>
          </w:rPr>
          <w:t xml:space="preserve">}</w:t>
        </w:r>
      </w:ins>
      <w:ins w:id="85" w:author="PR Preview" w:date="2026-01-01T00:00:00Z">
        <w:r>
          <w:br/>
        </w:r>
      </w:ins>
      <w:ins w:id="86" w:author="PR Preview" w:date="2026-01-01T00:00:00Z">
        <w:r>
          <w:rPr>
            <w:rStyle w:val="NormalTok"/>
          </w:rPr>
          <w:t xml:space="preserve">palettes </w:t>
        </w:r>
      </w:ins>
      <w:ins w:id="87" w:author="PR Preview" w:date="2026-01-01T00:00:00Z">
        <w:r>
          <w:rPr>
            <w:rStyle w:val="OtherTok"/>
          </w:rPr>
          <w:t xml:space="preserve">&lt;-</w:t>
        </w:r>
      </w:ins>
      <w:ins w:id="88" w:author="PR Preview" w:date="2026-01-01T00:00:00Z">
        <w:r>
          <w:rPr>
            <w:rStyle w:val="NormalTok"/>
          </w:rPr>
          <w:t xml:space="preserve"> </w:t>
        </w:r>
      </w:ins>
      <w:ins w:id="89" w:author="PR Preview" w:date="2026-01-01T00:00:00Z">
        <w:r>
          <w:rPr>
            <w:rStyle w:val="FunctionTok"/>
          </w:rPr>
          <w:t xml:space="preserve">list</w:t>
        </w:r>
      </w:ins>
      <w:ins w:id="90" w:author="PR Preview" w:date="2026-01-01T00:00:00Z">
        <w:r>
          <w:rPr>
            <w:rStyle w:val="NormalTok"/>
          </w:rPr>
          <w:t xml:space="preserve">(</w:t>
        </w:r>
      </w:ins>
      <w:ins w:id="91" w:author="PR Preview" w:date="2026-01-01T00:00:00Z">
        <w:r>
          <w:br/>
        </w:r>
      </w:ins>
      <w:ins w:id="92" w:author="PR Preview" w:date="2026-01-01T00:00:00Z">
        <w:r>
          <w:rPr>
            <w:rStyle w:val="NormalTok"/>
          </w:rPr>
          <w:t xml:space="preserve">  </w:t>
        </w:r>
      </w:ins>
      <w:ins w:id="93" w:author="PR Preview" w:date="2026-01-01T00:00:00Z">
        <w:r>
          <w:rPr>
            <w:rStyle w:val="StringTok"/>
          </w:rPr>
          <w:t xml:space="preserve">"Okabe-Ito (ggokabeito)"</w:t>
        </w:r>
      </w:ins>
      <w:ins w:id="94" w:author="PR Preview" w:date="2026-01-01T00:00:00Z">
        <w:r>
          <w:rPr>
            <w:rStyle w:val="NormalTok"/>
          </w:rPr>
          <w:t xml:space="preserve"> </w:t>
        </w:r>
      </w:ins>
      <w:ins w:id="95" w:author="PR Preview" w:date="2026-01-01T00:00:00Z">
        <w:r>
          <w:rPr>
            <w:rStyle w:val="OtherTok"/>
          </w:rPr>
          <w:t xml:space="preserve">=</w:t>
        </w:r>
      </w:ins>
      <w:ins w:id="96" w:author="PR Preview" w:date="2026-01-01T00:00:00Z">
        <w:r>
          <w:rPr>
            <w:rStyle w:val="NormalTok"/>
          </w:rPr>
          <w:t xml:space="preserve"> </w:t>
        </w:r>
      </w:ins>
      <w:ins w:id="97" w:author="PR Preview" w:date="2026-01-01T00:00:00Z">
        <w:r>
          <w:rPr>
            <w:rStyle w:val="ControlFlowTok"/>
          </w:rPr>
          <w:t xml:space="preserve">function</w:t>
        </w:r>
      </w:ins>
      <w:ins w:id="98" w:author="PR Preview" w:date="2026-01-01T00:00:00Z">
        <w:r>
          <w:rPr>
            <w:rStyle w:val="NormalTok"/>
          </w:rPr>
          <w:t xml:space="preserve">(n) {</w:t>
        </w:r>
      </w:ins>
      <w:ins w:id="99" w:author="PR Preview" w:date="2026-01-01T00:00:00Z">
        <w:r>
          <w:br/>
        </w:r>
      </w:ins>
      <w:ins w:id="100" w:author="PR Preview" w:date="2026-01-01T00:00:00Z">
        <w:r>
          <w:rPr>
            <w:rStyle w:val="NormalTok"/>
          </w:rPr>
          <w:t xml:space="preserve">    ggokabeito</w:t>
        </w:r>
      </w:ins>
      <w:ins w:id="101" w:author="PR Preview" w:date="2026-01-01T00:00:00Z">
        <w:r>
          <w:rPr>
            <w:rStyle w:val="SpecialCharTok"/>
          </w:rPr>
          <w:t xml:space="preserve">::</w:t>
        </w:r>
      </w:ins>
      <w:ins w:id="102" w:author="PR Preview" w:date="2026-01-01T00:00:00Z">
        <w:r>
          <w:rPr>
            <w:rStyle w:val="FunctionTok"/>
          </w:rPr>
          <w:t xml:space="preserve">palette_okabe_ito</w:t>
        </w:r>
      </w:ins>
      <w:ins w:id="103" w:author="PR Preview" w:date="2026-01-01T00:00:00Z">
        <w:r>
          <w:rPr>
            <w:rStyle w:val="NormalTok"/>
          </w:rPr>
          <w:t xml:space="preserve">(</w:t>
        </w:r>
      </w:ins>
      <w:ins w:id="104" w:author="PR Preview" w:date="2026-01-01T00:00:00Z">
        <w:r>
          <w:rPr>
            <w:rStyle w:val="AttributeTok"/>
          </w:rPr>
          <w:t xml:space="preserve">order =</w:t>
        </w:r>
      </w:ins>
      <w:ins w:id="105" w:author="PR Preview" w:date="2026-01-01T00:00:00Z">
        <w:r>
          <w:rPr>
            <w:rStyle w:val="NormalTok"/>
          </w:rPr>
          <w:t xml:space="preserve"> okabe_ito_order)[</w:t>
        </w:r>
      </w:ins>
      <w:ins w:id="106" w:author="PR Preview" w:date="2026-01-01T00:00:00Z">
        <w:r>
          <w:rPr>
            <w:rStyle w:val="FunctionTok"/>
          </w:rPr>
          <w:t xml:space="preserve">seq_len</w:t>
        </w:r>
      </w:ins>
      <w:ins w:id="107" w:author="PR Preview" w:date="2026-01-01T00:00:00Z">
        <w:r>
          <w:rPr>
            <w:rStyle w:val="NormalTok"/>
          </w:rPr>
          <w:t xml:space="preserve">(n)]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rPr>
            <w:rStyle w:val="NormalTok"/>
          </w:rPr>
          <w:t xml:space="preserve">  },</w:t>
        </w:r>
      </w:ins>
      <w:ins w:id="110" w:author="PR Preview" w:date="2026-01-01T00:00:00Z">
        <w:r>
          <w:br/>
        </w:r>
      </w:ins>
      <w:ins w:id="111" w:author="PR Preview" w:date="2026-01-01T00:00:00Z">
        <w:r>
          <w:rPr>
            <w:rStyle w:val="NormalTok"/>
          </w:rPr>
          <w:t xml:space="preserve">  </w:t>
        </w:r>
      </w:ins>
      <w:ins w:id="112" w:author="PR Preview" w:date="2026-01-01T00:00:00Z">
        <w:r>
          <w:rPr>
            <w:rStyle w:val="StringTok"/>
          </w:rPr>
          <w:t xml:space="preserve">"RColorBrewer Dark2"</w:t>
        </w:r>
      </w:ins>
      <w:ins w:id="113" w:author="PR Preview" w:date="2026-01-01T00:00:00Z">
        <w:r>
          <w:rPr>
            <w:rStyle w:val="NormalTok"/>
          </w:rPr>
          <w:t xml:space="preserve"> </w:t>
        </w:r>
      </w:ins>
      <w:ins w:id="114" w:author="PR Preview" w:date="2026-01-01T00:00:00Z">
        <w:r>
          <w:rPr>
            <w:rStyle w:val="OtherTok"/>
          </w:rPr>
          <w:t xml:space="preserve">=</w:t>
        </w:r>
      </w:ins>
      <w:ins w:id="115" w:author="PR Preview" w:date="2026-01-01T00:00:00Z">
        <w:r>
          <w:rPr>
            <w:rStyle w:val="NormalTok"/>
          </w:rPr>
          <w:t xml:space="preserve"> </w:t>
        </w:r>
      </w:ins>
      <w:ins w:id="116" w:author="PR Preview" w:date="2026-01-01T00:00:00Z">
        <w:r>
          <w:rPr>
            <w:rStyle w:val="FunctionTok"/>
          </w:rPr>
          <w:t xml:space="preserve">brewer</w:t>
        </w:r>
      </w:ins>
      <w:ins w:id="117" w:author="PR Preview" w:date="2026-01-01T00:00:00Z">
        <w:r>
          <w:rPr>
            <w:rStyle w:val="NormalTok"/>
          </w:rPr>
          <w:t xml:space="preserve">(</w:t>
        </w:r>
      </w:ins>
      <w:ins w:id="118" w:author="PR Preview" w:date="2026-01-01T00:00:00Z">
        <w:r>
          <w:rPr>
            <w:rStyle w:val="StringTok"/>
          </w:rPr>
          <w:t xml:space="preserve">"Dark2"</w:t>
        </w:r>
      </w:ins>
      <w:ins w:id="119" w:author="PR Preview" w:date="2026-01-01T00:00:00Z">
        <w:r>
          <w:rPr>
            <w:rStyle w:val="NormalTok"/>
          </w:rPr>
          <w:t xml:space="preserve">),</w:t>
        </w:r>
      </w:ins>
      <w:ins w:id="120" w:author="PR Preview" w:date="2026-01-01T00:00:00Z">
        <w:r>
          <w:br/>
        </w:r>
      </w:ins>
      <w:ins w:id="121" w:author="PR Preview" w:date="2026-01-01T00:00:00Z">
        <w:r>
          <w:rPr>
            <w:rStyle w:val="NormalTok"/>
          </w:rPr>
          <w:t xml:space="preserve">  </w:t>
        </w:r>
      </w:ins>
      <w:ins w:id="122" w:author="PR Preview" w:date="2026-01-01T00:00:00Z">
        <w:r>
          <w:rPr>
            <w:rStyle w:val="StringTok"/>
          </w:rPr>
          <w:t xml:space="preserve">"RColorBrewer Set2"</w:t>
        </w:r>
      </w:ins>
      <w:ins w:id="123" w:author="PR Preview" w:date="2026-01-01T00:00:00Z">
        <w:r>
          <w:rPr>
            <w:rStyle w:val="NormalTok"/>
          </w:rPr>
          <w:t xml:space="preserve"> </w:t>
        </w:r>
      </w:ins>
      <w:ins w:id="124" w:author="PR Preview" w:date="2026-01-01T00:00:00Z">
        <w:r>
          <w:rPr>
            <w:rStyle w:val="OtherTok"/>
          </w:rPr>
          <w:t xml:space="preserve">=</w:t>
        </w:r>
      </w:ins>
      <w:ins w:id="125" w:author="PR Preview" w:date="2026-01-01T00:00:00Z">
        <w:r>
          <w:rPr>
            <w:rStyle w:val="NormalTok"/>
          </w:rPr>
          <w:t xml:space="preserve"> </w:t>
        </w:r>
      </w:ins>
      <w:ins w:id="126" w:author="PR Preview" w:date="2026-01-01T00:00:00Z">
        <w:r>
          <w:rPr>
            <w:rStyle w:val="FunctionTok"/>
          </w:rPr>
          <w:t xml:space="preserve">brewer</w:t>
        </w:r>
      </w:ins>
      <w:ins w:id="127" w:author="PR Preview" w:date="2026-01-01T00:00:00Z">
        <w:r>
          <w:rPr>
            <w:rStyle w:val="NormalTok"/>
          </w:rPr>
          <w:t xml:space="preserve">(</w:t>
        </w:r>
      </w:ins>
      <w:ins w:id="128" w:author="PR Preview" w:date="2026-01-01T00:00:00Z">
        <w:r>
          <w:rPr>
            <w:rStyle w:val="StringTok"/>
          </w:rPr>
          <w:t xml:space="preserve">"Set2"</w:t>
        </w:r>
      </w:ins>
      <w:ins w:id="129" w:author="PR Preview" w:date="2026-01-01T00:00:00Z">
        <w:r>
          <w:rPr>
            <w:rStyle w:val="NormalTok"/>
          </w:rPr>
          <w:t xml:space="preserve">),</w:t>
        </w:r>
      </w:ins>
      <w:ins w:id="130" w:author="PR Preview" w:date="2026-01-01T00:00:00Z">
        <w:r>
          <w:br/>
        </w:r>
      </w:ins>
      <w:ins w:id="131" w:author="PR Preview" w:date="2026-01-01T00:00:00Z">
        <w:r>
          <w:rPr>
            <w:rStyle w:val="NormalTok"/>
          </w:rPr>
          <w:t xml:space="preserve">  </w:t>
        </w:r>
      </w:ins>
      <w:ins w:id="132" w:author="PR Preview" w:date="2026-01-01T00:00:00Z">
        <w:r>
          <w:rPr>
            <w:rStyle w:val="StringTok"/>
          </w:rPr>
          <w:t xml:space="preserve">"RColorBrewer Paired"</w:t>
        </w:r>
      </w:ins>
      <w:ins w:id="133" w:author="PR Preview" w:date="2026-01-01T00:00:00Z">
        <w:r>
          <w:rPr>
            <w:rStyle w:val="NormalTok"/>
          </w:rPr>
          <w:t xml:space="preserve"> </w:t>
        </w:r>
      </w:ins>
      <w:ins w:id="134" w:author="PR Preview" w:date="2026-01-01T00:00:00Z">
        <w:r>
          <w:rPr>
            <w:rStyle w:val="OtherTok"/>
          </w:rPr>
          <w:t xml:space="preserve">=</w:t>
        </w:r>
      </w:ins>
      <w:ins w:id="135" w:author="PR Preview" w:date="2026-01-01T00:00:00Z">
        <w:r>
          <w:rPr>
            <w:rStyle w:val="NormalTok"/>
          </w:rPr>
          <w:t xml:space="preserve"> </w:t>
        </w:r>
      </w:ins>
      <w:ins w:id="136" w:author="PR Preview" w:date="2026-01-01T00:00:00Z">
        <w:r>
          <w:rPr>
            <w:rStyle w:val="FunctionTok"/>
          </w:rPr>
          <w:t xml:space="preserve">brewer</w:t>
        </w:r>
      </w:ins>
      <w:ins w:id="137" w:author="PR Preview" w:date="2026-01-01T00:00:00Z">
        <w:r>
          <w:rPr>
            <w:rStyle w:val="NormalTok"/>
          </w:rPr>
          <w:t xml:space="preserve">(</w:t>
        </w:r>
      </w:ins>
      <w:ins w:id="138" w:author="PR Preview" w:date="2026-01-01T00:00:00Z">
        <w:r>
          <w:rPr>
            <w:rStyle w:val="StringTok"/>
          </w:rPr>
          <w:t xml:space="preserve">"Paired"</w:t>
        </w:r>
      </w:ins>
      <w:ins w:id="139" w:author="PR Preview" w:date="2026-01-01T00:00:00Z">
        <w:r>
          <w:rPr>
            <w:rStyle w:val="NormalTok"/>
          </w:rPr>
          <w:t xml:space="preserve">),</w:t>
        </w:r>
      </w:ins>
      <w:ins w:id="140" w:author="PR Preview" w:date="2026-01-01T00:00:00Z">
        <w:r>
          <w:br/>
        </w:r>
      </w:ins>
      <w:ins w:id="141" w:author="PR Preview" w:date="2026-01-01T00:00:00Z">
        <w:r>
          <w:rPr>
            <w:rStyle w:val="NormalTok"/>
          </w:rPr>
          <w:t xml:space="preserve">  </w:t>
        </w:r>
      </w:ins>
      <w:ins w:id="142" w:author="PR Preview" w:date="2026-01-01T00:00:00Z">
        <w:r>
          <w:rPr>
            <w:rStyle w:val="StringTok"/>
          </w:rPr>
          <w:t xml:space="preserve">"khroma muted"</w:t>
        </w:r>
      </w:ins>
      <w:ins w:id="143" w:author="PR Preview" w:date="2026-01-01T00:00:00Z">
        <w:r>
          <w:rPr>
            <w:rStyle w:val="NormalTok"/>
          </w:rPr>
          <w:t xml:space="preserve"> </w:t>
        </w:r>
      </w:ins>
      <w:ins w:id="144" w:author="PR Preview" w:date="2026-01-01T00:00:00Z">
        <w:r>
          <w:rPr>
            <w:rStyle w:val="OtherTok"/>
          </w:rPr>
          <w:t xml:space="preserve">=</w:t>
        </w:r>
      </w:ins>
      <w:ins w:id="145" w:author="PR Preview" w:date="2026-01-01T00:00:00Z">
        <w:r>
          <w:rPr>
            <w:rStyle w:val="NormalTok"/>
          </w:rPr>
          <w:t xml:space="preserve"> </w:t>
        </w:r>
      </w:ins>
      <w:ins w:id="146" w:author="PR Preview" w:date="2026-01-01T00:00:00Z">
        <w:r>
          <w:rPr>
            <w:rStyle w:val="ControlFlowTok"/>
          </w:rPr>
          <w:t xml:space="preserve">function</w:t>
        </w:r>
      </w:ins>
      <w:ins w:id="147" w:author="PR Preview" w:date="2026-01-01T00:00:00Z">
        <w:r>
          <w:rPr>
            <w:rStyle w:val="NormalTok"/>
          </w:rPr>
          <w:t xml:space="preserve">(n) </w:t>
        </w:r>
      </w:ins>
      <w:ins w:id="148" w:author="PR Preview" w:date="2026-01-01T00:00:00Z">
        <w:r>
          <w:rPr>
            <w:rStyle w:val="FunctionTok"/>
          </w:rPr>
          <w:t xml:space="preserve">unname</w:t>
        </w:r>
      </w:ins>
      <w:ins w:id="149" w:author="PR Preview" w:date="2026-01-01T00:00:00Z">
        <w:r>
          <w:rPr>
            <w:rStyle w:val="NormalTok"/>
          </w:rPr>
          <w:t xml:space="preserve">(khroma</w:t>
        </w:r>
      </w:ins>
      <w:ins w:id="150" w:author="PR Preview" w:date="2026-01-01T00:00:00Z">
        <w:r>
          <w:rPr>
            <w:rStyle w:val="SpecialCharTok"/>
          </w:rPr>
          <w:t xml:space="preserve">::</w:t>
        </w:r>
      </w:ins>
      <w:ins w:id="151" w:author="PR Preview" w:date="2026-01-01T00:00:00Z">
        <w:r>
          <w:rPr>
            <w:rStyle w:val="FunctionTok"/>
          </w:rPr>
          <w:t xml:space="preserve">color</w:t>
        </w:r>
      </w:ins>
      <w:ins w:id="152" w:author="PR Preview" w:date="2026-01-01T00:00:00Z">
        <w:r>
          <w:rPr>
            <w:rStyle w:val="NormalTok"/>
          </w:rPr>
          <w:t xml:space="preserve">(</w:t>
        </w:r>
      </w:ins>
      <w:ins w:id="153" w:author="PR Preview" w:date="2026-01-01T00:00:00Z">
        <w:r>
          <w:rPr>
            <w:rStyle w:val="StringTok"/>
          </w:rPr>
          <w:t xml:space="preserve">"muted"</w:t>
        </w:r>
      </w:ins>
      <w:ins w:id="154" w:author="PR Preview" w:date="2026-01-01T00:00:00Z">
        <w:r>
          <w:rPr>
            <w:rStyle w:val="NormalTok"/>
          </w:rPr>
          <w:t xml:space="preserve">)(n)),</w:t>
        </w:r>
      </w:ins>
      <w:ins w:id="155" w:author="PR Preview" w:date="2026-01-01T00:00:00Z">
        <w:r>
          <w:br/>
        </w:r>
      </w:ins>
      <w:ins w:id="156" w:author="PR Preview" w:date="2026-01-01T00:00:00Z">
        <w:r>
          <w:rPr>
            <w:rStyle w:val="NormalTok"/>
          </w:rPr>
          <w:t xml:space="preserve">  </w:t>
        </w:r>
      </w:ins>
      <w:ins w:id="157" w:author="PR Preview" w:date="2026-01-01T00:00:00Z">
        <w:r>
          <w:rPr>
            <w:rStyle w:val="StringTok"/>
          </w:rPr>
          <w:t xml:space="preserve">"viridis"</w:t>
        </w:r>
      </w:ins>
      <w:ins w:id="158" w:author="PR Preview" w:date="2026-01-01T00:00:00Z">
        <w:r>
          <w:rPr>
            <w:rStyle w:val="NormalTok"/>
          </w:rPr>
          <w:t xml:space="preserve"> </w:t>
        </w:r>
      </w:ins>
      <w:ins w:id="159" w:author="PR Preview" w:date="2026-01-01T00:00:00Z">
        <w:r>
          <w:rPr>
            <w:rStyle w:val="OtherTok"/>
          </w:rPr>
          <w:t xml:space="preserve">=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ControlFlowTok"/>
          </w:rPr>
          <w:t xml:space="preserve">function</w:t>
        </w:r>
      </w:ins>
      <w:ins w:id="162" w:author="PR Preview" w:date="2026-01-01T00:00:00Z">
        <w:r>
          <w:rPr>
            <w:rStyle w:val="NormalTok"/>
          </w:rPr>
          <w:t xml:space="preserve">(n) viridisLite</w:t>
        </w:r>
      </w:ins>
      <w:ins w:id="163" w:author="PR Preview" w:date="2026-01-01T00:00:00Z">
        <w:r>
          <w:rPr>
            <w:rStyle w:val="SpecialCharTok"/>
          </w:rPr>
          <w:t xml:space="preserve">::</w:t>
        </w:r>
      </w:ins>
      <w:ins w:id="164" w:author="PR Preview" w:date="2026-01-01T00:00:00Z">
        <w:r>
          <w:rPr>
            <w:rStyle w:val="FunctionTok"/>
          </w:rPr>
          <w:t xml:space="preserve">viridis</w:t>
        </w:r>
      </w:ins>
      <w:ins w:id="165" w:author="PR Preview" w:date="2026-01-01T00:00:00Z">
        <w:r>
          <w:rPr>
            <w:rStyle w:val="NormalTok"/>
          </w:rPr>
          <w:t xml:space="preserve">(n),</w:t>
        </w:r>
      </w:ins>
      <w:ins w:id="166" w:author="PR Preview" w:date="2026-01-01T00:00:00Z">
        <w:r>
          <w:br/>
        </w:r>
      </w:ins>
      <w:ins w:id="167" w:author="PR Preview" w:date="2026-01-01T00:00:00Z">
        <w:r>
          <w:rPr>
            <w:rStyle w:val="NormalTok"/>
          </w:rPr>
          <w:t xml:space="preserve">  </w:t>
        </w:r>
      </w:ins>
      <w:ins w:id="168" w:author="PR Preview" w:date="2026-01-01T00:00:00Z">
        <w:r>
          <w:rPr>
            <w:rStyle w:val="StringTok"/>
          </w:rPr>
          <w:t xml:space="preserve">"rcartocolor Safe"</w:t>
        </w:r>
      </w:ins>
      <w:ins w:id="169" w:author="PR Preview" w:date="2026-01-01T00:00:00Z">
        <w:r>
          <w:rPr>
            <w:rStyle w:val="NormalTok"/>
          </w:rPr>
          <w:t xml:space="preserve"> </w:t>
        </w:r>
      </w:ins>
      <w:ins w:id="170" w:author="PR Preview" w:date="2026-01-01T00:00:00Z">
        <w:r>
          <w:rPr>
            <w:rStyle w:val="OtherTok"/>
          </w:rPr>
          <w:t xml:space="preserve">=</w:t>
        </w:r>
      </w:ins>
      <w:ins w:id="171" w:author="PR Preview" w:date="2026-01-01T00:00:00Z">
        <w:r>
          <w:rPr>
            <w:rStyle w:val="NormalTok"/>
          </w:rPr>
          <w:t xml:space="preserve"> </w:t>
        </w:r>
      </w:ins>
      <w:ins w:id="172" w:author="PR Preview" w:date="2026-01-01T00:00:00Z">
        <w:r>
          <w:rPr>
            <w:rStyle w:val="ControlFlowTok"/>
          </w:rPr>
          <w:t xml:space="preserve">function</w:t>
        </w:r>
      </w:ins>
      <w:ins w:id="173" w:author="PR Preview" w:date="2026-01-01T00:00:00Z">
        <w:r>
          <w:rPr>
            <w:rStyle w:val="NormalTok"/>
          </w:rPr>
          <w:t xml:space="preserve">(n) rcartocolor</w:t>
        </w:r>
      </w:ins>
      <w:ins w:id="174" w:author="PR Preview" w:date="2026-01-01T00:00:00Z">
        <w:r>
          <w:rPr>
            <w:rStyle w:val="SpecialCharTok"/>
          </w:rPr>
          <w:t xml:space="preserve">::</w:t>
        </w:r>
      </w:ins>
      <w:ins w:id="175" w:author="PR Preview" w:date="2026-01-01T00:00:00Z">
        <w:r>
          <w:rPr>
            <w:rStyle w:val="FunctionTok"/>
          </w:rPr>
          <w:t xml:space="preserve">carto_pal</w:t>
        </w:r>
      </w:ins>
      <w:ins w:id="176" w:author="PR Preview" w:date="2026-01-01T00:00:00Z">
        <w:r>
          <w:rPr>
            <w:rStyle w:val="NormalTok"/>
          </w:rPr>
          <w:t xml:space="preserve">(n, </w:t>
        </w:r>
      </w:ins>
      <w:ins w:id="177" w:author="PR Preview" w:date="2026-01-01T00:00:00Z">
        <w:r>
          <w:rPr>
            <w:rStyle w:val="StringTok"/>
          </w:rPr>
          <w:t xml:space="preserve">"Safe"</w:t>
        </w:r>
      </w:ins>
      <w:ins w:id="178" w:author="PR Preview" w:date="2026-01-01T00:00:00Z">
        <w:r>
          <w:rPr>
            <w:rStyle w:val="NormalTok"/>
          </w:rPr>
          <w:t xml:space="preserve">)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)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br/>
        </w:r>
      </w:ins>
      <w:ins w:id="183" w:author="PR Preview" w:date="2026-01-01T00:00:00Z">
        <w:r>
          <w:rPr>
            <w:rStyle w:val="NormalTok"/>
          </w:rPr>
          <w:t xml:space="preserve">worst_case_distance </w:t>
        </w:r>
      </w:ins>
      <w:ins w:id="184" w:author="PR Preview" w:date="2026-01-01T00:00:00Z">
        <w:r>
          <w:rPr>
            <w:rStyle w:val="OtherTok"/>
          </w:rPr>
          <w:t xml:space="preserve">&lt;-</w:t>
        </w:r>
      </w:ins>
      <w:ins w:id="185" w:author="PR Preview" w:date="2026-01-01T00:00:00Z">
        <w:r>
          <w:rPr>
            <w:rStyle w:val="NormalTok"/>
          </w:rPr>
          <w:t xml:space="preserve"> </w:t>
        </w:r>
      </w:ins>
      <w:ins w:id="186" w:author="PR Preview" w:date="2026-01-01T00:00:00Z">
        <w:r>
          <w:rPr>
            <w:rStyle w:val="ControlFlowTok"/>
          </w:rPr>
          <w:t xml:space="preserve">function</w:t>
        </w:r>
      </w:ins>
      <w:ins w:id="187" w:author="PR Preview" w:date="2026-01-01T00:00:00Z">
        <w:r>
          <w:rPr>
            <w:rStyle w:val="NormalTok"/>
          </w:rPr>
          <w:t xml:space="preserve">(make_palette, n) {</w:t>
        </w:r>
      </w:ins>
      <w:ins w:id="188" w:author="PR Preview" w:date="2026-01-01T00:00:00Z">
        <w:r>
          <w:br/>
        </w:r>
      </w:ins>
      <w:ins w:id="189" w:author="PR Preview" w:date="2026-01-01T00:00:00Z">
        <w:r>
          <w:rPr>
            <w:rStyle w:val="NormalTok"/>
          </w:rPr>
          <w:t xml:space="preserve">  colors </w:t>
        </w:r>
      </w:ins>
      <w:ins w:id="190" w:author="PR Preview" w:date="2026-01-01T00:00:00Z">
        <w:r>
          <w:rPr>
            <w:rStyle w:val="OtherTok"/>
          </w:rPr>
          <w:t xml:space="preserve">&lt;-</w:t>
        </w:r>
      </w:ins>
      <w:ins w:id="191" w:author="PR Preview" w:date="2026-01-01T00:00:00Z">
        <w:r>
          <w:rPr>
            <w:rStyle w:val="NormalTok"/>
          </w:rPr>
          <w:t xml:space="preserve"> </w:t>
        </w:r>
      </w:ins>
      <w:ins w:id="192" w:author="PR Preview" w:date="2026-01-01T00:00:00Z">
        <w:r>
          <w:rPr>
            <w:rStyle w:val="FunctionTok"/>
          </w:rPr>
          <w:t xml:space="preserve">tryCatch</w:t>
        </w:r>
      </w:ins>
      <w:ins w:id="193" w:author="PR Preview" w:date="2026-01-01T00:00:00Z">
        <w:r>
          <w:rPr>
            <w:rStyle w:val="NormalTok"/>
          </w:rPr>
          <w:t xml:space="preserve">(</w:t>
        </w:r>
      </w:ins>
      <w:ins w:id="194" w:author="PR Preview" w:date="2026-01-01T00:00:00Z">
        <w:r>
          <w:br/>
        </w:r>
      </w:ins>
      <w:ins w:id="195" w:author="PR Preview" w:date="2026-01-01T00:00:00Z">
        <w:r>
          <w:rPr>
            <w:rStyle w:val="NormalTok"/>
          </w:rPr>
          <w:t xml:space="preserve">    </w:t>
        </w:r>
      </w:ins>
      <w:ins w:id="196" w:author="PR Preview" w:date="2026-01-01T00:00:00Z">
        <w:r>
          <w:rPr>
            <w:rStyle w:val="FunctionTok"/>
          </w:rPr>
          <w:t xml:space="preserve">make_palette</w:t>
        </w:r>
      </w:ins>
      <w:ins w:id="197" w:author="PR Preview" w:date="2026-01-01T00:00:00Z">
        <w:r>
          <w:rPr>
            <w:rStyle w:val="NormalTok"/>
          </w:rPr>
          <w:t xml:space="preserve">(n),</w:t>
        </w:r>
      </w:ins>
      <w:ins w:id="198" w:author="PR Preview" w:date="2026-01-01T00:00:00Z">
        <w:r>
          <w:br/>
        </w:r>
      </w:ins>
      <w:ins w:id="199" w:author="PR Preview" w:date="2026-01-01T00:00:00Z">
        <w:r>
          <w:rPr>
            <w:rStyle w:val="NormalTok"/>
          </w:rPr>
          <w:t xml:space="preserve">    </w:t>
        </w:r>
      </w:ins>
      <w:ins w:id="200" w:author="PR Preview" w:date="2026-01-01T00:00:00Z">
        <w:r>
          <w:rPr>
            <w:rStyle w:val="AttributeTok"/>
          </w:rPr>
          <w:t xml:space="preserve">error =</w:t>
        </w:r>
      </w:ins>
      <w:ins w:id="201" w:author="PR Preview" w:date="2026-01-01T00:00:00Z">
        <w:r>
          <w:rPr>
            <w:rStyle w:val="NormalTok"/>
          </w:rPr>
          <w:t xml:space="preserve"> </w:t>
        </w:r>
      </w:ins>
      <w:ins w:id="202" w:author="PR Preview" w:date="2026-01-01T00:00:00Z">
        <w:r>
          <w:rPr>
            <w:rStyle w:val="ControlFlowTok"/>
          </w:rPr>
          <w:t xml:space="preserve">function</w:t>
        </w:r>
      </w:ins>
      <w:ins w:id="203" w:author="PR Preview" w:date="2026-01-01T00:00:00Z">
        <w:r>
          <w:rPr>
            <w:rStyle w:val="NormalTok"/>
          </w:rPr>
          <w:t xml:space="preserve">(e) </w:t>
        </w:r>
      </w:ins>
      <w:ins w:id="204" w:author="PR Preview" w:date="2026-01-01T00:00:00Z">
        <w:r>
          <w:rPr>
            <w:rStyle w:val="ConstantTok"/>
          </w:rPr>
          <w:t xml:space="preserve">NULL</w:t>
        </w:r>
      </w:ins>
      <w:ins w:id="205" w:author="PR Preview" w:date="2026-01-01T00:00:00Z">
        <w:r>
          <w:rPr>
            <w:rStyle w:val="NormalTok"/>
          </w:rPr>
          <w:t xml:space="preserve">,</w:t>
        </w:r>
      </w:ins>
      <w:ins w:id="206" w:author="PR Preview" w:date="2026-01-01T00:00:00Z">
        <w:r>
          <w:br/>
        </w:r>
      </w:ins>
      <w:ins w:id="207" w:author="PR Preview" w:date="2026-01-01T00:00:00Z">
        <w:r>
          <w:rPr>
            <w:rStyle w:val="NormalTok"/>
          </w:rPr>
          <w:t xml:space="preserve">    </w:t>
        </w:r>
      </w:ins>
      <w:ins w:id="208" w:author="PR Preview" w:date="2026-01-01T00:00:00Z">
        <w:r>
          <w:rPr>
            <w:rStyle w:val="AttributeTok"/>
          </w:rPr>
          <w:t xml:space="preserve">warning =</w:t>
        </w:r>
      </w:ins>
      <w:ins w:id="209" w:author="PR Preview" w:date="2026-01-01T00:00:00Z">
        <w:r>
          <w:rPr>
            <w:rStyle w:val="NormalTok"/>
          </w:rPr>
          <w:t xml:space="preserve"> </w:t>
        </w:r>
      </w:ins>
      <w:ins w:id="210" w:author="PR Preview" w:date="2026-01-01T00:00:00Z">
        <w:r>
          <w:rPr>
            <w:rStyle w:val="ControlFlowTok"/>
          </w:rPr>
          <w:t xml:space="preserve">function</w:t>
        </w:r>
      </w:ins>
      <w:ins w:id="211" w:author="PR Preview" w:date="2026-01-01T00:00:00Z">
        <w:r>
          <w:rPr>
            <w:rStyle w:val="NormalTok"/>
          </w:rPr>
          <w:t xml:space="preserve">(w) </w:t>
        </w:r>
      </w:ins>
      <w:ins w:id="212" w:author="PR Preview" w:date="2026-01-01T00:00:00Z">
        <w:r>
          <w:rPr>
            <w:rStyle w:val="ConstantTok"/>
          </w:rPr>
          <w:t xml:space="preserve">NULL</w:t>
        </w:r>
      </w:ins>
      <w:ins w:id="213" w:author="PR Preview" w:date="2026-01-01T00:00:00Z">
        <w:r>
          <w:br/>
        </w:r>
      </w:ins>
      <w:ins w:id="214" w:author="PR Preview" w:date="2026-01-01T00:00:00Z">
        <w:r>
          <w:rPr>
            <w:rStyle w:val="NormalTok"/>
          </w:rPr>
          <w:t xml:space="preserve">  )</w:t>
        </w:r>
      </w:ins>
      <w:ins w:id="215" w:author="PR Preview" w:date="2026-01-01T00:00:00Z">
        <w:r>
          <w:br/>
        </w:r>
      </w:ins>
      <w:ins w:id="216" w:author="PR Preview" w:date="2026-01-01T00:00:00Z">
        <w:r>
          <w:rPr>
            <w:rStyle w:val="NormalTok"/>
          </w:rPr>
          <w:t xml:space="preserve">  </w:t>
        </w:r>
      </w:ins>
      <w:ins w:id="217" w:author="PR Preview" w:date="2026-01-01T00:00:00Z">
        <w:r>
          <w:rPr>
            <w:rStyle w:val="ControlFlowTok"/>
          </w:rPr>
          <w:t xml:space="preserve">if</w:t>
        </w:r>
      </w:ins>
      <w:ins w:id="218" w:author="PR Preview" w:date="2026-01-01T00:00:00Z">
        <w:r>
          <w:rPr>
            <w:rStyle w:val="NormalTok"/>
          </w:rPr>
          <w:t xml:space="preserve"> (</w:t>
        </w:r>
      </w:ins>
      <w:ins w:id="219" w:author="PR Preview" w:date="2026-01-01T00:00:00Z">
        <w:r>
          <w:rPr>
            <w:rStyle w:val="FunctionTok"/>
          </w:rPr>
          <w:t xml:space="preserve">is.null</w:t>
        </w:r>
      </w:ins>
      <w:ins w:id="220" w:author="PR Preview" w:date="2026-01-01T00:00:00Z">
        <w:r>
          <w:rPr>
            <w:rStyle w:val="NormalTok"/>
          </w:rPr>
          <w:t xml:space="preserve">(colors) </w:t>
        </w:r>
      </w:ins>
      <w:ins w:id="221" w:author="PR Preview" w:date="2026-01-01T00:00:00Z">
        <w:r>
          <w:rPr>
            <w:rStyle w:val="SpecialCharTok"/>
          </w:rPr>
          <w:t xml:space="preserve">||</w:t>
        </w:r>
      </w:ins>
      <w:ins w:id="222" w:author="PR Preview" w:date="2026-01-01T00:00:00Z">
        <w:r>
          <w:rPr>
            <w:rStyle w:val="NormalTok"/>
          </w:rPr>
          <w:t xml:space="preserve"> </w:t>
        </w:r>
      </w:ins>
      <w:ins w:id="223" w:author="PR Preview" w:date="2026-01-01T00:00:00Z">
        <w:r>
          <w:rPr>
            <w:rStyle w:val="FunctionTok"/>
          </w:rPr>
          <w:t xml:space="preserve">length</w:t>
        </w:r>
      </w:ins>
      <w:ins w:id="224" w:author="PR Preview" w:date="2026-01-01T00:00:00Z">
        <w:r>
          <w:rPr>
            <w:rStyle w:val="NormalTok"/>
          </w:rPr>
          <w:t xml:space="preserve">(colors) </w:t>
        </w:r>
      </w:ins>
      <w:ins w:id="225" w:author="PR Preview" w:date="2026-01-01T00:00:00Z">
        <w:r>
          <w:rPr>
            <w:rStyle w:val="SpecialCharTok"/>
          </w:rPr>
          <w:t xml:space="preserve">&lt;</w:t>
        </w:r>
      </w:ins>
      <w:ins w:id="226" w:author="PR Preview" w:date="2026-01-01T00:00:00Z">
        <w:r>
          <w:rPr>
            <w:rStyle w:val="NormalTok"/>
          </w:rPr>
          <w:t xml:space="preserve"> n </w:t>
        </w:r>
      </w:ins>
      <w:ins w:id="227" w:author="PR Preview" w:date="2026-01-01T00:00:00Z">
        <w:r>
          <w:rPr>
            <w:rStyle w:val="SpecialCharTok"/>
          </w:rPr>
          <w:t xml:space="preserve">||</w:t>
        </w:r>
      </w:ins>
      <w:ins w:id="228" w:author="PR Preview" w:date="2026-01-01T00:00:00Z">
        <w:r>
          <w:rPr>
            <w:rStyle w:val="NormalTok"/>
          </w:rPr>
          <w:t xml:space="preserve"> </w:t>
        </w:r>
      </w:ins>
      <w:ins w:id="229" w:author="PR Preview" w:date="2026-01-01T00:00:00Z">
        <w:r>
          <w:rPr>
            <w:rStyle w:val="FunctionTok"/>
          </w:rPr>
          <w:t xml:space="preserve">anyNA</w:t>
        </w:r>
      </w:ins>
      <w:ins w:id="230" w:author="PR Preview" w:date="2026-01-01T00:00:00Z">
        <w:r>
          <w:rPr>
            <w:rStyle w:val="NormalTok"/>
          </w:rPr>
          <w:t xml:space="preserve">(colors)) {</w:t>
        </w:r>
      </w:ins>
      <w:ins w:id="231" w:author="PR Preview" w:date="2026-01-01T00:00:00Z">
        <w:r>
          <w:br/>
        </w:r>
      </w:ins>
      <w:ins w:id="232" w:author="PR Preview" w:date="2026-01-01T00:00:00Z">
        <w:r>
          <w:rPr>
            <w:rStyle w:val="NormalTok"/>
          </w:rPr>
          <w:t xml:space="preserve">    </w:t>
        </w:r>
      </w:ins>
      <w:ins w:id="233" w:author="PR Preview" w:date="2026-01-01T00:00:00Z">
        <w:r>
          <w:rPr>
            <w:rStyle w:val="FunctionTok"/>
          </w:rPr>
          <w:t xml:space="preserve">return</w:t>
        </w:r>
      </w:ins>
      <w:ins w:id="234" w:author="PR Preview" w:date="2026-01-01T00:00:00Z">
        <w:r>
          <w:rPr>
            <w:rStyle w:val="NormalTok"/>
          </w:rPr>
          <w:t xml:space="preserve">(</w:t>
        </w:r>
      </w:ins>
      <w:ins w:id="235" w:author="PR Preview" w:date="2026-01-01T00:00:00Z">
        <w:r>
          <w:rPr>
            <w:rStyle w:val="ConstantTok"/>
          </w:rPr>
          <w:t xml:space="preserve">NA_real_</w:t>
        </w:r>
      </w:ins>
      <w:ins w:id="236" w:author="PR Preview" w:date="2026-01-01T00:00:00Z">
        <w:r>
          <w:rPr>
            <w:rStyle w:val="NormalTok"/>
          </w:rPr>
          <w:t xml:space="preserve">)</w:t>
        </w:r>
      </w:ins>
      <w:ins w:id="237" w:author="PR Preview" w:date="2026-01-01T00:00:00Z">
        <w:r>
          <w:br/>
        </w:r>
      </w:ins>
      <w:ins w:id="238" w:author="PR Preview" w:date="2026-01-01T00:00:00Z">
        <w:r>
          <w:rPr>
            <w:rStyle w:val="NormalTok"/>
          </w:rPr>
          <w:t xml:space="preserve">  }</w:t>
        </w:r>
      </w:ins>
      <w:ins w:id="239" w:author="PR Preview" w:date="2026-01-01T00:00:00Z">
        <w:r>
          <w:br/>
        </w:r>
      </w:ins>
      <w:ins w:id="240" w:author="PR Preview" w:date="2026-01-01T00:00:00Z">
        <w:r>
          <w:rPr>
            <w:rStyle w:val="NormalTok"/>
          </w:rPr>
          <w:t xml:space="preserve">  </w:t>
        </w:r>
      </w:ins>
      <w:ins w:id="241" w:author="PR Preview" w:date="2026-01-01T00:00:00Z">
        <w:r>
          <w:rPr>
            <w:rStyle w:val="CommentTok"/>
          </w:rPr>
          <w:t xml:space="preserve"># viridis adds an alpha channel; palette_check() wants plain "#rrggbb"</w:t>
        </w:r>
      </w:ins>
      <w:ins w:id="242" w:author="PR Preview" w:date="2026-01-01T00:00:00Z">
        <w:r>
          <w:br/>
        </w:r>
      </w:ins>
      <w:ins w:id="243" w:author="PR Preview" w:date="2026-01-01T00:00:00Z">
        <w:r>
          <w:rPr>
            <w:rStyle w:val="NormalTok"/>
          </w:rPr>
          <w:t xml:space="preserve">  colors </w:t>
        </w:r>
      </w:ins>
      <w:ins w:id="244" w:author="PR Preview" w:date="2026-01-01T00:00:00Z">
        <w:r>
          <w:rPr>
            <w:rStyle w:val="OtherTok"/>
          </w:rPr>
          <w:t xml:space="preserve">&lt;-</w:t>
        </w:r>
      </w:ins>
      <w:ins w:id="245" w:author="PR Preview" w:date="2026-01-01T00:00:00Z">
        <w:r>
          <w:rPr>
            <w:rStyle w:val="NormalTok"/>
          </w:rPr>
          <w:t xml:space="preserve"> </w:t>
        </w:r>
      </w:ins>
      <w:ins w:id="246" w:author="PR Preview" w:date="2026-01-01T00:00:00Z">
        <w:r>
          <w:rPr>
            <w:rStyle w:val="FunctionTok"/>
          </w:rPr>
          <w:t xml:space="preserve">substr</w:t>
        </w:r>
      </w:ins>
      <w:ins w:id="247" w:author="PR Preview" w:date="2026-01-01T00:00:00Z">
        <w:r>
          <w:rPr>
            <w:rStyle w:val="NormalTok"/>
          </w:rPr>
          <w:t xml:space="preserve">(</w:t>
        </w:r>
      </w:ins>
      <w:ins w:id="248" w:author="PR Preview" w:date="2026-01-01T00:00:00Z">
        <w:r>
          <w:rPr>
            <w:rStyle w:val="FunctionTok"/>
          </w:rPr>
          <w:t xml:space="preserve">as.character</w:t>
        </w:r>
      </w:ins>
      <w:ins w:id="249" w:author="PR Preview" w:date="2026-01-01T00:00:00Z">
        <w:r>
          <w:rPr>
            <w:rStyle w:val="NormalTok"/>
          </w:rPr>
          <w:t xml:space="preserve">(colors), </w:t>
        </w:r>
      </w:ins>
      <w:ins w:id="250" w:author="PR Preview" w:date="2026-01-01T00:00:00Z">
        <w:r>
          <w:rPr>
            <w:rStyle w:val="DecValTok"/>
          </w:rPr>
          <w:t xml:space="preserve">1</w:t>
        </w:r>
      </w:ins>
      <w:ins w:id="251" w:author="PR Preview" w:date="2026-01-01T00:00:00Z">
        <w:r>
          <w:rPr>
            <w:rStyle w:val="NormalTok"/>
          </w:rPr>
          <w:t xml:space="preserve">, </w:t>
        </w:r>
      </w:ins>
      <w:ins w:id="252" w:author="PR Preview" w:date="2026-01-01T00:00:00Z">
        <w:r>
          <w:rPr>
            <w:rStyle w:val="DecValTok"/>
          </w:rPr>
          <w:t xml:space="preserve">7</w:t>
        </w:r>
      </w:ins>
      <w:ins w:id="253" w:author="PR Preview" w:date="2026-01-01T00:00:00Z">
        <w:r>
          <w:rPr>
            <w:rStyle w:val="NormalTok"/>
          </w:rPr>
          <w:t xml:space="preserve">)</w:t>
        </w:r>
      </w:ins>
      <w:ins w:id="254" w:author="PR Preview" w:date="2026-01-01T00:00:00Z">
        <w:r>
          <w:br/>
        </w:r>
      </w:ins>
      <w:ins w:id="255" w:author="PR Preview" w:date="2026-01-01T00:00:00Z">
        <w:r>
          <w:rPr>
            <w:rStyle w:val="NormalTok"/>
          </w:rPr>
          <w:t xml:space="preserve">  </w:t>
        </w:r>
      </w:ins>
      <w:ins w:id="256" w:author="PR Preview" w:date="2026-01-01T00:00:00Z">
        <w:r>
          <w:rPr>
            <w:rStyle w:val="CommentTok"/>
          </w:rPr>
          <w:t xml:space="preserve"># the first row is normal vision; the rest are the simulated deficiencies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NormalTok"/>
          </w:rPr>
          <w:t xml:space="preserve">  </w:t>
        </w:r>
      </w:ins>
      <w:ins w:id="259" w:author="PR Preview" w:date="2026-01-01T00:00:00Z">
        <w:r>
          <w:rPr>
            <w:rStyle w:val="FunctionTok"/>
          </w:rPr>
          <w:t xml:space="preserve">min</w:t>
        </w:r>
      </w:ins>
      <w:ins w:id="260" w:author="PR Preview" w:date="2026-01-01T00:00:00Z">
        <w:r>
          <w:rPr>
            <w:rStyle w:val="NormalTok"/>
          </w:rPr>
          <w:t xml:space="preserve">(colorblindcheck</w:t>
        </w:r>
      </w:ins>
      <w:ins w:id="261" w:author="PR Preview" w:date="2026-01-01T00:00:00Z">
        <w:r>
          <w:rPr>
            <w:rStyle w:val="SpecialCharTok"/>
          </w:rPr>
          <w:t xml:space="preserve">::</w:t>
        </w:r>
      </w:ins>
      <w:ins w:id="262" w:author="PR Preview" w:date="2026-01-01T00:00:00Z">
        <w:r>
          <w:rPr>
            <w:rStyle w:val="FunctionTok"/>
          </w:rPr>
          <w:t xml:space="preserve">palette_check</w:t>
        </w:r>
      </w:ins>
      <w:ins w:id="263" w:author="PR Preview" w:date="2026-01-01T00:00:00Z">
        <w:r>
          <w:rPr>
            <w:rStyle w:val="NormalTok"/>
          </w:rPr>
          <w:t xml:space="preserve">(colors)</w:t>
        </w:r>
      </w:ins>
      <w:ins w:id="264" w:author="PR Preview" w:date="2026-01-01T00:00:00Z">
        <w:r>
          <w:rPr>
            <w:rStyle w:val="SpecialCharTok"/>
          </w:rPr>
          <w:t xml:space="preserve">$</w:t>
        </w:r>
      </w:ins>
      <w:ins w:id="265" w:author="PR Preview" w:date="2026-01-01T00:00:00Z">
        <w:r>
          <w:rPr>
            <w:rStyle w:val="NormalTok"/>
          </w:rPr>
          <w:t xml:space="preserve">min_dist[</w:t>
        </w:r>
      </w:ins>
      <w:ins w:id="266" w:author="PR Preview" w:date="2026-01-01T00:00:00Z">
        <w:r>
          <w:rPr>
            <w:rStyle w:val="SpecialCharTok"/>
          </w:rPr>
          <w:t xml:space="preserve">-</w:t>
        </w:r>
      </w:ins>
      <w:ins w:id="267" w:author="PR Preview" w:date="2026-01-01T00:00:00Z">
        <w:r>
          <w:rPr>
            <w:rStyle w:val="DecValTok"/>
          </w:rPr>
          <w:t xml:space="preserve">1</w:t>
        </w:r>
      </w:ins>
      <w:ins w:id="268" w:author="PR Preview" w:date="2026-01-01T00:00:00Z">
        <w:r>
          <w:rPr>
            <w:rStyle w:val="NormalTok"/>
          </w:rPr>
          <w:t xml:space="preserve">])</w:t>
        </w:r>
      </w:ins>
      <w:ins w:id="269" w:author="PR Preview" w:date="2026-01-01T00:00:00Z">
        <w:r>
          <w:br/>
        </w:r>
      </w:ins>
      <w:ins w:id="270" w:author="PR Preview" w:date="2026-01-01T00:00:00Z">
        <w:r>
          <w:rPr>
            <w:rStyle w:val="NormalTok"/>
          </w:rPr>
          <w:t xml:space="preserve">}</w:t>
        </w:r>
      </w:ins>
      <w:ins w:id="271" w:author="PR Preview" w:date="2026-01-01T00:00:00Z">
        <w:r>
          <w:br/>
        </w:r>
      </w:ins>
      <w:ins w:id="272" w:author="PR Preview" w:date="2026-01-01T00:00:00Z">
        <w:r>
          <w:br/>
        </w:r>
      </w:ins>
      <w:ins w:id="273" w:author="PR Preview" w:date="2026-01-01T00:00:00Z">
        <w:r>
          <w:rPr>
            <w:rStyle w:val="FunctionTok"/>
          </w:rPr>
          <w:t xml:space="preserve">expand.grid</w:t>
        </w:r>
      </w:ins>
      <w:ins w:id="274" w:author="PR Preview" w:date="2026-01-01T00:00:00Z">
        <w:r>
          <w:rPr>
            <w:rStyle w:val="NormalTok"/>
          </w:rPr>
          <w:t xml:space="preserve">(</w:t>
        </w:r>
      </w:ins>
      <w:ins w:id="275" w:author="PR Preview" w:date="2026-01-01T00:00:00Z">
        <w:r>
          <w:rPr>
            <w:rStyle w:val="AttributeTok"/>
          </w:rPr>
          <w:t xml:space="preserve">palette =</w:t>
        </w:r>
      </w:ins>
      <w:ins w:id="276" w:author="PR Preview" w:date="2026-01-01T00:00:00Z">
        <w:r>
          <w:rPr>
            <w:rStyle w:val="NormalTok"/>
          </w:rPr>
          <w:t xml:space="preserve"> </w:t>
        </w:r>
      </w:ins>
      <w:ins w:id="277" w:author="PR Preview" w:date="2026-01-01T00:00:00Z">
        <w:r>
          <w:rPr>
            <w:rStyle w:val="FunctionTok"/>
          </w:rPr>
          <w:t xml:space="preserve">names</w:t>
        </w:r>
      </w:ins>
      <w:ins w:id="278" w:author="PR Preview" w:date="2026-01-01T00:00:00Z">
        <w:r>
          <w:rPr>
            <w:rStyle w:val="NormalTok"/>
          </w:rPr>
          <w:t xml:space="preserve">(palettes), </w:t>
        </w:r>
      </w:ins>
      <w:ins w:id="279" w:author="PR Preview" w:date="2026-01-01T00:00:00Z">
        <w:r>
          <w:rPr>
            <w:rStyle w:val="AttributeTok"/>
          </w:rPr>
          <w:t xml:space="preserve">groups =</w:t>
        </w:r>
      </w:ins>
      <w:ins w:id="280" w:author="PR Preview" w:date="2026-01-01T00:00:00Z">
        <w:r>
          <w:rPr>
            <w:rStyle w:val="NormalTok"/>
          </w:rPr>
          <w:t xml:space="preserve"> </w:t>
        </w:r>
      </w:ins>
      <w:ins w:id="281" w:author="PR Preview" w:date="2026-01-01T00:00:00Z">
        <w:r>
          <w:rPr>
            <w:rStyle w:val="FunctionTok"/>
          </w:rPr>
          <w:t xml:space="preserve">c</w:t>
        </w:r>
      </w:ins>
      <w:ins w:id="282" w:author="PR Preview" w:date="2026-01-01T00:00:00Z">
        <w:r>
          <w:rPr>
            <w:rStyle w:val="NormalTok"/>
          </w:rPr>
          <w:t xml:space="preserve">(</w:t>
        </w:r>
      </w:ins>
      <w:ins w:id="283" w:author="PR Preview" w:date="2026-01-01T00:00:00Z">
        <w:r>
          <w:rPr>
            <w:rStyle w:val="DecValTok"/>
          </w:rPr>
          <w:t xml:space="preserve">3</w:t>
        </w:r>
      </w:ins>
      <w:ins w:id="284" w:author="PR Preview" w:date="2026-01-01T00:00:00Z">
        <w:r>
          <w:rPr>
            <w:rStyle w:val="NormalTok"/>
          </w:rPr>
          <w:t xml:space="preserve">, </w:t>
        </w:r>
      </w:ins>
      <w:ins w:id="285" w:author="PR Preview" w:date="2026-01-01T00:00:00Z">
        <w:r>
          <w:rPr>
            <w:rStyle w:val="DecValTok"/>
          </w:rPr>
          <w:t xml:space="preserve">5</w:t>
        </w:r>
      </w:ins>
      <w:ins w:id="286" w:author="PR Preview" w:date="2026-01-01T00:00:00Z">
        <w:r>
          <w:rPr>
            <w:rStyle w:val="NormalTok"/>
          </w:rPr>
          <w:t xml:space="preserve">, </w:t>
        </w:r>
      </w:ins>
      <w:ins w:id="287" w:author="PR Preview" w:date="2026-01-01T00:00:00Z">
        <w:r>
          <w:rPr>
            <w:rStyle w:val="DecValTok"/>
          </w:rPr>
          <w:t xml:space="preserve">7</w:t>
        </w:r>
      </w:ins>
      <w:ins w:id="288" w:author="PR Preview" w:date="2026-01-01T00:00:00Z">
        <w:r>
          <w:rPr>
            <w:rStyle w:val="NormalTok"/>
          </w:rPr>
          <w:t xml:space="preserve">, </w:t>
        </w:r>
      </w:ins>
      <w:ins w:id="289" w:author="PR Preview" w:date="2026-01-01T00:00:00Z">
        <w:r>
          <w:rPr>
            <w:rStyle w:val="DecValTok"/>
          </w:rPr>
          <w:t xml:space="preserve">10</w:t>
        </w:r>
      </w:ins>
      <w:ins w:id="290" w:author="PR Preview" w:date="2026-01-01T00:00:00Z">
        <w:r>
          <w:rPr>
            <w:rStyle w:val="NormalTok"/>
          </w:rPr>
          <w:t xml:space="preserve">)) </w:t>
        </w:r>
      </w:ins>
      <w:ins w:id="291" w:author="PR Preview" w:date="2026-01-01T00:00:00Z">
        <w:r>
          <w:rPr>
            <w:rStyle w:val="SpecialCharTok"/>
          </w:rPr>
          <w:t xml:space="preserve">|&gt;</w:t>
        </w:r>
      </w:ins>
      <w:ins w:id="292" w:author="PR Preview" w:date="2026-01-01T00:00:00Z">
        <w:r>
          <w:br/>
        </w:r>
      </w:ins>
      <w:ins w:id="293" w:author="PR Preview" w:date="2026-01-01T00:00:00Z">
        <w:r>
          <w:rPr>
            <w:rStyle w:val="NormalTok"/>
          </w:rPr>
          <w:t xml:space="preserve">  tibble</w:t>
        </w:r>
      </w:ins>
      <w:ins w:id="294" w:author="PR Preview" w:date="2026-01-01T00:00:00Z">
        <w:r>
          <w:rPr>
            <w:rStyle w:val="SpecialCharTok"/>
          </w:rPr>
          <w:t xml:space="preserve">::</w:t>
        </w:r>
      </w:ins>
      <w:ins w:id="295" w:author="PR Preview" w:date="2026-01-01T00:00:00Z">
        <w:r>
          <w:rPr>
            <w:rStyle w:val="FunctionTok"/>
          </w:rPr>
          <w:t xml:space="preserve">as_tibble</w:t>
        </w:r>
      </w:ins>
      <w:ins w:id="296" w:author="PR Preview" w:date="2026-01-01T00:00:00Z">
        <w:r>
          <w:rPr>
            <w:rStyle w:val="NormalTok"/>
          </w:rPr>
          <w:t xml:space="preserve">() </w:t>
        </w:r>
      </w:ins>
      <w:ins w:id="297" w:author="PR Preview" w:date="2026-01-01T00:00:00Z">
        <w:r>
          <w:rPr>
            <w:rStyle w:val="SpecialCharTok"/>
          </w:rPr>
          <w:t xml:space="preserve">|&gt;</w:t>
        </w:r>
      </w:ins>
      <w:ins w:id="298" w:author="PR Preview" w:date="2026-01-01T00:00:00Z">
        <w:r>
          <w:br/>
        </w:r>
      </w:ins>
      <w:ins w:id="299" w:author="PR Preview" w:date="2026-01-01T00:00:00Z">
        <w:r>
          <w:rPr>
            <w:rStyle w:val="NormalTok"/>
          </w:rPr>
          <w:t xml:space="preserve">  dplyr</w:t>
        </w:r>
      </w:ins>
      <w:ins w:id="300" w:author="PR Preview" w:date="2026-01-01T00:00:00Z">
        <w:r>
          <w:rPr>
            <w:rStyle w:val="SpecialCharTok"/>
          </w:rPr>
          <w:t xml:space="preserve">::</w:t>
        </w:r>
      </w:ins>
      <w:ins w:id="301" w:author="PR Preview" w:date="2026-01-01T00:00:00Z">
        <w:r>
          <w:rPr>
            <w:rStyle w:val="FunctionTok"/>
          </w:rPr>
          <w:t xml:space="preserve">rowwise</w:t>
        </w:r>
      </w:ins>
      <w:ins w:id="302" w:author="PR Preview" w:date="2026-01-01T00:00:00Z">
        <w:r>
          <w:rPr>
            <w:rStyle w:val="NormalTok"/>
          </w:rPr>
          <w:t xml:space="preserve">() </w:t>
        </w:r>
      </w:ins>
      <w:ins w:id="303" w:author="PR Preview" w:date="2026-01-01T00:00:00Z">
        <w:r>
          <w:rPr>
            <w:rStyle w:val="SpecialCharTok"/>
          </w:rPr>
          <w:t xml:space="preserve">|&gt;</w:t>
        </w:r>
      </w:ins>
      <w:ins w:id="304" w:author="PR Preview" w:date="2026-01-01T00:00:00Z">
        <w:r>
          <w:br/>
        </w:r>
      </w:ins>
      <w:ins w:id="305" w:author="PR Preview" w:date="2026-01-01T00:00:00Z">
        <w:r>
          <w:rPr>
            <w:rStyle w:val="NormalTok"/>
          </w:rPr>
          <w:t xml:space="preserve">  dplyr</w:t>
        </w:r>
      </w:ins>
      <w:ins w:id="306" w:author="PR Preview" w:date="2026-01-01T00:00:00Z">
        <w:r>
          <w:rPr>
            <w:rStyle w:val="SpecialCharTok"/>
          </w:rPr>
          <w:t xml:space="preserve">::</w:t>
        </w:r>
      </w:ins>
      <w:ins w:id="307" w:author="PR Preview" w:date="2026-01-01T00:00:00Z">
        <w:r>
          <w:rPr>
            <w:rStyle w:val="FunctionTok"/>
          </w:rPr>
          <w:t xml:space="preserve">mutate</w:t>
        </w:r>
      </w:ins>
      <w:ins w:id="308" w:author="PR Preview" w:date="2026-01-01T00:00:00Z">
        <w:r>
          <w:rPr>
            <w:rStyle w:val="NormalTok"/>
          </w:rPr>
          <w:t xml:space="preserve">(</w:t>
        </w:r>
      </w:ins>
      <w:ins w:id="309" w:author="PR Preview" w:date="2026-01-01T00:00:00Z">
        <w:r>
          <w:br/>
        </w:r>
      </w:ins>
      <w:ins w:id="310" w:author="PR Preview" w:date="2026-01-01T00:00:00Z">
        <w:r>
          <w:rPr>
            <w:rStyle w:val="NormalTok"/>
          </w:rPr>
          <w:t xml:space="preserve">    </w:t>
        </w:r>
      </w:ins>
      <w:ins w:id="311" w:author="PR Preview" w:date="2026-01-01T00:00:00Z">
        <w:r>
          <w:rPr>
            <w:rStyle w:val="AttributeTok"/>
          </w:rPr>
          <w:t xml:space="preserve">distance =</w:t>
        </w:r>
      </w:ins>
      <w:ins w:id="312" w:author="PR Preview" w:date="2026-01-01T00:00:00Z">
        <w:r>
          <w:rPr>
            <w:rStyle w:val="NormalTok"/>
          </w:rPr>
          <w:t xml:space="preserve"> </w:t>
        </w:r>
      </w:ins>
      <w:ins w:id="313" w:author="PR Preview" w:date="2026-01-01T00:00:00Z">
        <w:r>
          <w:rPr>
            <w:rStyle w:val="FunctionTok"/>
          </w:rPr>
          <w:t xml:space="preserve">worst_case_distance</w:t>
        </w:r>
      </w:ins>
      <w:ins w:id="314" w:author="PR Preview" w:date="2026-01-01T00:00:00Z">
        <w:r>
          <w:rPr>
            <w:rStyle w:val="NormalTok"/>
          </w:rPr>
          <w:t xml:space="preserve">(palettes[[</w:t>
        </w:r>
      </w:ins>
      <w:ins w:id="315" w:author="PR Preview" w:date="2026-01-01T00:00:00Z">
        <w:r>
          <w:rPr>
            <w:rStyle w:val="FunctionTok"/>
          </w:rPr>
          <w:t xml:space="preserve">as.character</w:t>
        </w:r>
      </w:ins>
      <w:ins w:id="316" w:author="PR Preview" w:date="2026-01-01T00:00:00Z">
        <w:r>
          <w:rPr>
            <w:rStyle w:val="NormalTok"/>
          </w:rPr>
          <w:t xml:space="preserve">(palette)]], groups)</w:t>
        </w:r>
      </w:ins>
      <w:ins w:id="317" w:author="PR Preview" w:date="2026-01-01T00:00:00Z">
        <w:r>
          <w:br/>
        </w:r>
      </w:ins>
      <w:ins w:id="318" w:author="PR Preview" w:date="2026-01-01T00:00:00Z">
        <w:r>
          <w:rPr>
            <w:rStyle w:val="NormalTok"/>
          </w:rPr>
          <w:t xml:space="preserve">  ) </w:t>
        </w:r>
      </w:ins>
      <w:ins w:id="319" w:author="PR Preview" w:date="2026-01-01T00:00:00Z">
        <w:r>
          <w:rPr>
            <w:rStyle w:val="SpecialCharTok"/>
          </w:rPr>
          <w:t xml:space="preserve">|&gt;</w:t>
        </w:r>
      </w:ins>
      <w:ins w:id="320" w:author="PR Preview" w:date="2026-01-01T00:00:00Z">
        <w:r>
          <w:br/>
        </w:r>
      </w:ins>
      <w:ins w:id="321" w:author="PR Preview" w:date="2026-01-01T00:00:00Z">
        <w:r>
          <w:rPr>
            <w:rStyle w:val="NormalTok"/>
          </w:rPr>
          <w:t xml:space="preserve">  dplyr</w:t>
        </w:r>
      </w:ins>
      <w:ins w:id="322" w:author="PR Preview" w:date="2026-01-01T00:00:00Z">
        <w:r>
          <w:rPr>
            <w:rStyle w:val="SpecialCharTok"/>
          </w:rPr>
          <w:t xml:space="preserve">::</w:t>
        </w:r>
      </w:ins>
      <w:ins w:id="323" w:author="PR Preview" w:date="2026-01-01T00:00:00Z">
        <w:r>
          <w:rPr>
            <w:rStyle w:val="FunctionTok"/>
          </w:rPr>
          <w:t xml:space="preserve">ungroup</w:t>
        </w:r>
      </w:ins>
      <w:ins w:id="324" w:author="PR Preview" w:date="2026-01-01T00:00:00Z">
        <w:r>
          <w:rPr>
            <w:rStyle w:val="NormalTok"/>
          </w:rPr>
          <w:t xml:space="preserve">() </w:t>
        </w:r>
      </w:ins>
      <w:ins w:id="325" w:author="PR Preview" w:date="2026-01-01T00:00:00Z">
        <w:r>
          <w:rPr>
            <w:rStyle w:val="SpecialCharTok"/>
          </w:rPr>
          <w:t xml:space="preserve">|&gt;</w:t>
        </w:r>
      </w:ins>
      <w:ins w:id="326" w:author="PR Preview" w:date="2026-01-01T00:00:00Z">
        <w:r>
          <w:br/>
        </w:r>
      </w:ins>
      <w:ins w:id="327" w:author="PR Preview" w:date="2026-01-01T00:00:00Z">
        <w:r>
          <w:rPr>
            <w:rStyle w:val="NormalTok"/>
          </w:rPr>
          <w:t xml:space="preserve">  tidyr</w:t>
        </w:r>
      </w:ins>
      <w:ins w:id="328" w:author="PR Preview" w:date="2026-01-01T00:00:00Z">
        <w:r>
          <w:rPr>
            <w:rStyle w:val="SpecialCharTok"/>
          </w:rPr>
          <w:t xml:space="preserve">::</w:t>
        </w:r>
      </w:ins>
      <w:ins w:id="329" w:author="PR Preview" w:date="2026-01-01T00:00:00Z">
        <w:r>
          <w:rPr>
            <w:rStyle w:val="FunctionTok"/>
          </w:rPr>
          <w:t xml:space="preserve">pivot_wider</w:t>
        </w:r>
      </w:ins>
      <w:ins w:id="330" w:author="PR Preview" w:date="2026-01-01T00:00:00Z">
        <w:r>
          <w:rPr>
            <w:rStyle w:val="NormalTok"/>
          </w:rPr>
          <w:t xml:space="preserve">(</w:t>
        </w:r>
      </w:ins>
      <w:ins w:id="331" w:author="PR Preview" w:date="2026-01-01T00:00:00Z">
        <w:r>
          <w:br/>
        </w:r>
      </w:ins>
      <w:ins w:id="332" w:author="PR Preview" w:date="2026-01-01T00:00:00Z">
        <w:r>
          <w:rPr>
            <w:rStyle w:val="NormalTok"/>
          </w:rPr>
          <w:t xml:space="preserve">    </w:t>
        </w:r>
      </w:ins>
      <w:ins w:id="333" w:author="PR Preview" w:date="2026-01-01T00:00:00Z">
        <w:r>
          <w:rPr>
            <w:rStyle w:val="AttributeTok"/>
          </w:rPr>
          <w:t xml:space="preserve">names_from =</w:t>
        </w:r>
      </w:ins>
      <w:ins w:id="334" w:author="PR Preview" w:date="2026-01-01T00:00:00Z">
        <w:r>
          <w:rPr>
            <w:rStyle w:val="NormalTok"/>
          </w:rPr>
          <w:t xml:space="preserve"> groups,</w:t>
        </w:r>
      </w:ins>
      <w:ins w:id="335" w:author="PR Preview" w:date="2026-01-01T00:00:00Z">
        <w:r>
          <w:br/>
        </w:r>
      </w:ins>
      <w:ins w:id="336" w:author="PR Preview" w:date="2026-01-01T00:00:00Z">
        <w:r>
          <w:rPr>
            <w:rStyle w:val="NormalTok"/>
          </w:rPr>
          <w:t xml:space="preserve">    </w:t>
        </w:r>
      </w:ins>
      <w:ins w:id="337" w:author="PR Preview" w:date="2026-01-01T00:00:00Z">
        <w:r>
          <w:rPr>
            <w:rStyle w:val="AttributeTok"/>
          </w:rPr>
          <w:t xml:space="preserve">values_from =</w:t>
        </w:r>
      </w:ins>
      <w:ins w:id="338" w:author="PR Preview" w:date="2026-01-01T00:00:00Z">
        <w:r>
          <w:rPr>
            <w:rStyle w:val="NormalTok"/>
          </w:rPr>
          <w:t xml:space="preserve"> distance,</w:t>
        </w:r>
      </w:ins>
      <w:ins w:id="339" w:author="PR Preview" w:date="2026-01-01T00:00:00Z">
        <w:r>
          <w:br/>
        </w:r>
      </w:ins>
      <w:ins w:id="340" w:author="PR Preview" w:date="2026-01-01T00:00:00Z">
        <w:r>
          <w:rPr>
            <w:rStyle w:val="NormalTok"/>
          </w:rPr>
          <w:t xml:space="preserve">    </w:t>
        </w:r>
      </w:ins>
      <w:ins w:id="341" w:author="PR Preview" w:date="2026-01-01T00:00:00Z">
        <w:r>
          <w:rPr>
            <w:rStyle w:val="AttributeTok"/>
          </w:rPr>
          <w:t xml:space="preserve">names_prefix =</w:t>
        </w:r>
      </w:ins>
      <w:ins w:id="342" w:author="PR Preview" w:date="2026-01-01T00:00:00Z">
        <w:r>
          <w:rPr>
            <w:rStyle w:val="NormalTok"/>
          </w:rPr>
          <w:t xml:space="preserve"> </w:t>
        </w:r>
      </w:ins>
      <w:ins w:id="343" w:author="PR Preview" w:date="2026-01-01T00:00:00Z">
        <w:r>
          <w:rPr>
            <w:rStyle w:val="StringTok"/>
          </w:rPr>
          <w:t xml:space="preserve">"n = "</w:t>
        </w:r>
      </w:ins>
      <w:ins w:id="344" w:author="PR Preview" w:date="2026-01-01T00:00:00Z">
        <w:r>
          <w:br/>
        </w:r>
      </w:ins>
      <w:ins w:id="345" w:author="PR Preview" w:date="2026-01-01T00:00:00Z">
        <w:r>
          <w:rPr>
            <w:rStyle w:val="NormalTok"/>
          </w:rPr>
          <w:t xml:space="preserve">  ) </w:t>
        </w:r>
      </w:ins>
      <w:ins w:id="346" w:author="PR Preview" w:date="2026-01-01T00:00:00Z">
        <w:r>
          <w:rPr>
            <w:rStyle w:val="SpecialCharTok"/>
          </w:rPr>
          <w:t xml:space="preserve">|&gt;</w:t>
        </w:r>
      </w:ins>
      <w:ins w:id="347" w:author="PR Preview" w:date="2026-01-01T00:00:00Z">
        <w:r>
          <w:br/>
        </w:r>
      </w:ins>
      <w:ins w:id="348" w:author="PR Preview" w:date="2026-01-01T00:00:00Z">
        <w:r>
          <w:rPr>
            <w:rStyle w:val="NormalTok"/>
          </w:rPr>
          <w:t xml:space="preserve">  knitr</w:t>
        </w:r>
      </w:ins>
      <w:ins w:id="349" w:author="PR Preview" w:date="2026-01-01T00:00:00Z">
        <w:r>
          <w:rPr>
            <w:rStyle w:val="SpecialCharTok"/>
          </w:rPr>
          <w:t xml:space="preserve">::</w:t>
        </w:r>
      </w:ins>
      <w:ins w:id="350" w:author="PR Preview" w:date="2026-01-01T00:00:00Z">
        <w:r>
          <w:rPr>
            <w:rStyle w:val="FunctionTok"/>
          </w:rPr>
          <w:t xml:space="preserve">kable</w:t>
        </w:r>
      </w:ins>
      <w:ins w:id="351" w:author="PR Preview" w:date="2026-01-01T00:00:00Z">
        <w:r>
          <w:rPr>
            <w:rStyle w:val="NormalTok"/>
          </w:rPr>
          <w:t xml:space="preserve">(</w:t>
        </w:r>
      </w:ins>
      <w:ins w:id="352" w:author="PR Preview" w:date="2026-01-01T00:00:00Z">
        <w:r>
          <w:rPr>
            <w:rStyle w:val="AttributeTok"/>
          </w:rPr>
          <w:t xml:space="preserve">digits =</w:t>
        </w:r>
      </w:ins>
      <w:ins w:id="353" w:author="PR Preview" w:date="2026-01-01T00:00:00Z">
        <w:r>
          <w:rPr>
            <w:rStyle w:val="NormalTok"/>
          </w:rPr>
          <w:t xml:space="preserve"> </w:t>
        </w:r>
      </w:ins>
      <w:ins w:id="354" w:author="PR Preview" w:date="2026-01-01T00:00:00Z">
        <w:r>
          <w:rPr>
            <w:rStyle w:val="DecValTok"/>
          </w:rPr>
          <w:t xml:space="preserve">1</w:t>
        </w:r>
      </w:ins>
      <w:ins w:id="355" w:author="PR Preview" w:date="2026-01-01T00:00:00Z">
        <w:r>
          <w:rPr>
            <w:rStyle w:val="NormalTok"/>
          </w:rPr>
          <w:t xml:space="preserve">)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palette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Smallest distance between two colors under simulated color vision deficiency, by palette and number of groups. Higher is better; about 10 or more is easy to tell apart.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palette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Okabe-Ito (ggokabeito)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Dark2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Set2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Paired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khroma muted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viridis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rcartocolor Safe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5.3</w:t>
                  </w:r>
                </w:p>
              </w:tc>
            </w:tr>
          </w:tbl>
          <w:bookmarkEnd w:id="9"/>
          <w:p/>
        </w:tc>
      </w:tr>
    </w:tbl>
    <w:bookmarkEnd w:id="10"/>
    <w:p>
      <w:pPr>
        <w:pStyle w:val="BodyText"/>
      </w:pPr>
      <w:hyperlink w:anchor="exm-palette-comparison">
        <w:ins w:id="356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shows the results.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The Okabe-Ito palette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(Okabe and Ito 2008)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stays above 10 for all 7 of its colors, and with 10 groups no palette tested reaches 10.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The RColorBrewer qualitative palettes Dark2 and Set2 are fine for 3 groups and then lose distinctness quickly.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The viridis palette scores well for 3 and 5 groups, but it is a sequential palette, so its neighboring colors look alike when the groups have no order.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The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rPr>
            <w:rStyle w:val="VerbatimChar"/>
          </w:rPr>
          <w:t xml:space="preserve">khroma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package’s Okabe-Ito scheme starts with black, so it is not comparable here.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Its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rPr>
            <w:rStyle w:val="VerbatimChar"/>
          </w:rPr>
          <w:t xml:space="preserve">muted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scheme has at most 9 colors.</w:t>
        </w:r>
      </w:ins>
    </w:p>
    <w:bookmarkEnd w:id="11"/>
    <w:bookmarkStart w:id="13" w:name="what-to-do-with-many-groups"/>
    <w:p>
      <w:pPr>
        <w:pStyle w:val="Heading2"/>
      </w:pPr>
      <w:ins w:id="381" w:author="PR Preview" w:date="2026-01-01T00:00:00Z">
        <w:r>
          <w:t xml:space="preserve">0.2 What to do with many groups</w:t>
        </w:r>
      </w:ins>
    </w:p>
    <w:p>
      <w:pPr>
        <w:pStyle w:val="FirstParagraph"/>
      </w:pPr>
      <w:ins w:id="382" w:author="PR Preview" w:date="2026-01-01T00:00:00Z">
        <w:r>
          <w:t xml:space="preserve">With 10 groups, no tested palette keeps every pair easy to tell apart, and the table does not test 8 or 9 groups.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Pair color with shape or line type, so that color is never the only way to tell groups apart.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Better still, show fewer groups: combine small groups, or split the figure into panels.</w:t>
        </w:r>
      </w:ins>
    </w:p>
    <w:p>
      <w:pPr>
        <w:pStyle w:val="BodyText"/>
      </w:pPr>
      <w:ins w:id="387" w:author="PR Preview" w:date="2026-01-01T00:00:00Z">
        <w:r>
          <w:t xml:space="preserve">The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rPr>
            <w:rStyle w:val="VerbatimChar"/>
          </w:rPr>
          <w:t xml:space="preserve">rcartocolor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package’s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rPr>
            <w:rStyle w:val="VerbatimChar"/>
          </w:rPr>
          <w:t xml:space="preserve">Safe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palette gives up to 12 colors, so it is the fallback when a figure needs more than 7 groups.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Its smallest distance is about 5 to 6 at every size in the table, which is below the cutoff, so it is a fallback and not a recommendation.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The</w:t>
        </w:r>
      </w:ins>
      <w:ins w:id="400" w:author="PR Preview" w:date="2026-01-01T00:00:00Z">
        <w:r>
          <w:t xml:space="preserve"> </w:t>
        </w:r>
      </w:ins>
      <w:hyperlink r:id="rId12">
        <w:ins w:id="401" w:author="PR Preview" w:date="2026-01-01T00:00:00Z">
          <w:r>
            <w:rPr>
              <w:rStyle w:val="VerbatimChar"/>
            </w:rPr>
            <w:t xml:space="preserve">fxtas</w:t>
          </w:r>
        </w:ins>
        <w:ins w:id="402" w:author="PR Preview" w:date="2026-01-01T00:00:00Z">
          <w:r>
            <w:rPr>
              <w:rStyle w:val="Hyperlink"/>
            </w:rPr>
            <w:t xml:space="preserve"> </w:t>
          </w:r>
        </w:ins>
        <w:ins w:id="403" w:author="PR Preview" w:date="2026-01-01T00:00:00Z">
          <w:r>
            <w:rPr>
              <w:rStyle w:val="Hyperlink"/>
            </w:rPr>
            <w:t xml:space="preserve">package</w:t>
          </w:r>
        </w:ins>
      </w:hyperlink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uses it for its biomarker groups.</w:t>
        </w:r>
      </w:ins>
    </w:p>
    <w:bookmarkEnd w:id="13"/>
    <w:bookmarkStart w:id="19" w:name="references"/>
    <w:p>
      <w:pPr>
        <w:pStyle w:val="Heading1"/>
      </w:pPr>
      <w:ins w:id="406" w:author="PR Preview" w:date="2026-01-01T00:00:00Z">
        <w:r>
          <w:t xml:space="preserve">References</w:t>
        </w:r>
      </w:ins>
    </w:p>
    <w:bookmarkStart w:id="18" w:name="refs"/>
    <w:bookmarkStart w:id="15" w:name="ref-colorblindcheck"/>
    <w:p>
      <w:pPr>
        <w:pStyle w:val="Bibliography"/>
      </w:pPr>
      <w:ins w:id="407" w:author="PR Preview" w:date="2026-01-01T00:00:00Z">
        <w:r>
          <w:t xml:space="preserve">Nowosad, Jakub. 2025.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rPr>
            <w:i/>
            <w:iCs/>
          </w:rPr>
          <w:t xml:space="preserve">Colorblindcheck: Check Color Palettes for Problems with Color Vision Deficiency</w:t>
        </w:r>
      </w:ins>
      <w:ins w:id="410" w:author="PR Preview" w:date="2026-01-01T00:00:00Z">
        <w:r>
          <w:t xml:space="preserve">.</w:t>
        </w:r>
      </w:ins>
      <w:ins w:id="411" w:author="PR Preview" w:date="2026-01-01T00:00:00Z">
        <w:r>
          <w:t xml:space="preserve"> </w:t>
        </w:r>
      </w:ins>
      <w:hyperlink r:id="rId14">
        <w:ins w:id="412" w:author="PR Preview" w:date="2026-01-01T00:00:00Z">
          <w:r>
            <w:rPr>
              <w:rStyle w:val="Hyperlink"/>
            </w:rPr>
            <w:t xml:space="preserve">https://CRAN.R-project.org/package=colorblindcheck</w:t>
          </w:r>
        </w:ins>
      </w:hyperlink>
      <w:ins w:id="413" w:author="PR Preview" w:date="2026-01-01T00:00:00Z">
        <w:r>
          <w:t xml:space="preserve">.</w:t>
        </w:r>
      </w:ins>
    </w:p>
    <w:bookmarkEnd w:id="15"/>
    <w:bookmarkStart w:id="17" w:name="ref-okabe2008"/>
    <w:p>
      <w:pPr>
        <w:pStyle w:val="Bibliography"/>
      </w:pPr>
      <w:ins w:id="414" w:author="PR Preview" w:date="2026-01-01T00:00:00Z">
        <w:r>
          <w:t xml:space="preserve">Okabe, Masataka, and Kei Ito. 2008.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rPr>
            <w:i/>
            <w:iCs/>
          </w:rPr>
          <w:t xml:space="preserve">Color Universal Design (CUD): How to Make Figures and Presentations That Are Friendly to Colorblind People</w:t>
        </w:r>
      </w:ins>
      <w:ins w:id="417" w:author="PR Preview" w:date="2026-01-01T00:00:00Z">
        <w:r>
          <w:t xml:space="preserve">.</w:t>
        </w:r>
      </w:ins>
      <w:ins w:id="418" w:author="PR Preview" w:date="2026-01-01T00:00:00Z">
        <w:r>
          <w:t xml:space="preserve"> </w:t>
        </w:r>
      </w:ins>
      <w:hyperlink r:id="rId16">
        <w:ins w:id="419" w:author="PR Preview" w:date="2026-01-01T00:00:00Z">
          <w:r>
            <w:rPr>
              <w:rStyle w:val="Hyperlink"/>
            </w:rPr>
            <w:t xml:space="preserve">https://jfly.uni-koeln.de/color/</w:t>
          </w:r>
        </w:ins>
      </w:hyperlink>
      <w:ins w:id="420" w:author="PR Preview" w:date="2026-01-01T00:00:00Z">
        <w:r>
          <w:t xml:space="preserve">.</w:t>
        </w:r>
      </w:ins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hyperlink" Target="https://CRAN.R-project.org/package=colorblindcheck" TargetMode="External"/><Relationship Id="rId12" Type="http://schemas.openxmlformats.org/officeDocument/2006/relationships/hyperlink" Target="https://github.com/ucdavis/fxtas" TargetMode="External"/><Relationship Id="rId16" Type="http://schemas.openxmlformats.org/officeDocument/2006/relationships/hyperlink" Target="https://jfly.uni-koeln.de/color/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CRAN.R-project.org/package=colorblindcheck" TargetMode="External"/><Relationship Id="rId12" Type="http://schemas.openxmlformats.org/officeDocument/2006/relationships/hyperlink" Target="https://github.com/ucdavis/fxtas" TargetMode="External"/><Relationship Id="rId16" Type="http://schemas.openxmlformats.org/officeDocument/2006/relationships/hyperlink" Target="https://jfly.uni-koeln.de/col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Choosing Colors</dc:title>
  <dc:creator/>
  <cp:keywords/>
  <dcterms:created xsi:type="dcterms:W3CDTF">2026-10-22T23:11:50Z</dcterms:created>
  <dcterms:modified xsi:type="dcterms:W3CDTF">2026-10-22T23:11:50Z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15:55:46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